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E33F36">
      <w:pPr>
        <w:spacing w:line="360" w:lineRule="auto"/>
        <w:jc w:val="both"/>
        <w:rPr>
          <w:rFonts w:ascii="Times New Roman" w:hAnsi="Times New Roman" w:cs="Times New Roman"/>
          <w:b/>
          <w:bCs/>
          <w:sz w:val="32"/>
          <w:szCs w:val="32"/>
        </w:rPr>
      </w:pPr>
      <w:bookmarkStart w:id="0" w:name="_GoBack"/>
      <w:r>
        <w:rPr>
          <w:rFonts w:ascii="Times New Roman" w:hAnsi="Times New Roman"/>
          <w:b/>
          <w:bCs/>
          <w:sz w:val="32"/>
          <w:szCs w:val="32"/>
        </w:rPr>
        <w:t>Leveraging Business Analytics for Audit and Fraud Detection: A Review of Digital Tools, Red-Flag Indicators and Practical Implications</w:t>
      </w:r>
    </w:p>
    <w:bookmarkEnd w:id="0"/>
    <w:p w14:paraId="00FCC746">
      <w:pPr>
        <w:spacing w:line="360" w:lineRule="auto"/>
        <w:rPr>
          <w:rFonts w:ascii="Times New Roman" w:hAnsi="Times New Roman" w:cs="Times New Roman"/>
          <w:b/>
          <w:bCs/>
          <w:sz w:val="24"/>
          <w:szCs w:val="24"/>
        </w:rPr>
      </w:pPr>
    </w:p>
    <w:p w14:paraId="7C7574EF">
      <w:pPr>
        <w:spacing w:line="360" w:lineRule="auto"/>
        <w:rPr>
          <w:rFonts w:ascii="Times New Roman" w:hAnsi="Times New Roman" w:cs="Times New Roman"/>
          <w:b/>
          <w:bCs/>
          <w:sz w:val="24"/>
          <w:szCs w:val="24"/>
        </w:rPr>
      </w:pPr>
    </w:p>
    <w:p w14:paraId="5BD1A4EA">
      <w:pPr>
        <w:spacing w:line="360" w:lineRule="auto"/>
        <w:jc w:val="both"/>
        <w:rPr>
          <w:rFonts w:hint="default" w:ascii="Times New Roman" w:hAnsi="Times New Roman"/>
          <w:sz w:val="24"/>
          <w:szCs w:val="24"/>
        </w:rPr>
      </w:pPr>
      <w:r>
        <w:rPr>
          <w:rFonts w:ascii="Times New Roman" w:hAnsi="Times New Roman" w:cs="Times New Roman"/>
          <w:b/>
          <w:bCs/>
          <w:sz w:val="24"/>
          <w:szCs w:val="24"/>
        </w:rPr>
        <w:t>Abstract</w:t>
      </w:r>
      <w:r>
        <w:rPr>
          <w:rFonts w:ascii="Times New Roman" w:hAnsi="Times New Roman" w:cs="Times New Roman"/>
          <w:sz w:val="24"/>
          <w:szCs w:val="24"/>
        </w:rPr>
        <w:t xml:space="preserve">: </w:t>
      </w:r>
      <w:r>
        <w:rPr>
          <w:rFonts w:hint="default" w:ascii="Times New Roman" w:hAnsi="Times New Roman"/>
          <w:sz w:val="24"/>
          <w:szCs w:val="24"/>
        </w:rPr>
        <w:t xml:space="preserve">The growing complexity and digital evolution of financial systems have </w:t>
      </w:r>
      <w:r>
        <w:rPr>
          <w:rFonts w:hint="default" w:ascii="Times New Roman" w:hAnsi="Times New Roman"/>
          <w:sz w:val="24"/>
          <w:szCs w:val="24"/>
          <w:lang w:val="en-US"/>
        </w:rPr>
        <w:t xml:space="preserve">showed </w:t>
      </w:r>
      <w:r>
        <w:rPr>
          <w:rFonts w:hint="default" w:ascii="Times New Roman" w:hAnsi="Times New Roman"/>
          <w:sz w:val="24"/>
          <w:szCs w:val="24"/>
        </w:rPr>
        <w:t>significant shortcomings in traditional auditing techniques</w:t>
      </w:r>
      <w:r>
        <w:rPr>
          <w:rFonts w:hint="default" w:ascii="Times New Roman" w:hAnsi="Times New Roman"/>
          <w:sz w:val="24"/>
          <w:szCs w:val="24"/>
          <w:lang w:val="en-US"/>
        </w:rPr>
        <w:t xml:space="preserve"> particularly</w:t>
      </w:r>
      <w:r>
        <w:rPr>
          <w:rFonts w:hint="default" w:ascii="Times New Roman" w:hAnsi="Times New Roman"/>
          <w:sz w:val="24"/>
          <w:szCs w:val="24"/>
        </w:rPr>
        <w:t xml:space="preserve"> in identifying and mitigating intricate fraud schemes. This study </w:t>
      </w:r>
      <w:r>
        <w:rPr>
          <w:rFonts w:hint="default" w:ascii="Times New Roman" w:hAnsi="Times New Roman"/>
          <w:sz w:val="24"/>
          <w:szCs w:val="24"/>
          <w:lang w:val="en-US"/>
        </w:rPr>
        <w:t>tries to find</w:t>
      </w:r>
      <w:r>
        <w:rPr>
          <w:rFonts w:hint="default" w:ascii="Times New Roman" w:hAnsi="Times New Roman"/>
          <w:sz w:val="24"/>
          <w:szCs w:val="24"/>
        </w:rPr>
        <w:t xml:space="preserve"> how business analytics improves contemporary audit functions by enhancing fraud detection, increasing audit efficiency and facilitating predictive</w:t>
      </w:r>
      <w:r>
        <w:rPr>
          <w:rFonts w:hint="default" w:ascii="Times New Roman" w:hAnsi="Times New Roman"/>
          <w:sz w:val="24"/>
          <w:szCs w:val="24"/>
          <w:lang w:val="en-US"/>
        </w:rPr>
        <w:t xml:space="preserve"> </w:t>
      </w:r>
      <w:r>
        <w:rPr>
          <w:rFonts w:hint="default" w:ascii="Times New Roman" w:hAnsi="Times New Roman"/>
          <w:sz w:val="24"/>
          <w:szCs w:val="24"/>
        </w:rPr>
        <w:t xml:space="preserve">real-time assurance </w:t>
      </w:r>
      <w:r>
        <w:rPr>
          <w:rFonts w:hint="default" w:ascii="Times New Roman" w:hAnsi="Times New Roman"/>
          <w:sz w:val="24"/>
          <w:szCs w:val="24"/>
          <w:lang w:val="en-US"/>
        </w:rPr>
        <w:t>in different</w:t>
      </w:r>
      <w:r>
        <w:rPr>
          <w:rFonts w:hint="default" w:ascii="Times New Roman" w:hAnsi="Times New Roman"/>
          <w:sz w:val="24"/>
          <w:szCs w:val="24"/>
        </w:rPr>
        <w:t xml:space="preserve"> institutional contexts. A comprehensive qualitative evaluation technique was </w:t>
      </w:r>
      <w:r>
        <w:rPr>
          <w:rFonts w:hint="default" w:ascii="Times New Roman" w:hAnsi="Times New Roman"/>
          <w:sz w:val="24"/>
          <w:szCs w:val="24"/>
          <w:lang w:val="en-US"/>
        </w:rPr>
        <w:t xml:space="preserve">applied such as </w:t>
      </w:r>
      <w:r>
        <w:rPr>
          <w:rFonts w:hint="default" w:ascii="Times New Roman" w:hAnsi="Times New Roman"/>
          <w:sz w:val="24"/>
          <w:szCs w:val="24"/>
        </w:rPr>
        <w:t>thematic synthesis, comparative analysis and typological classification to examine analytical tools, organizational readiness and sector-specific implementations derived from academia and industrial sources. Methods including anomaly detection, predictive modeling, clustering algorithms and machine learning are analyzed for their efficacy in detecting atypical financial transactions, behavioral irregularities</w:t>
      </w:r>
      <w:r>
        <w:rPr>
          <w:rFonts w:hint="default" w:ascii="Times New Roman" w:hAnsi="Times New Roman"/>
          <w:sz w:val="24"/>
          <w:szCs w:val="24"/>
          <w:lang w:val="en-US"/>
        </w:rPr>
        <w:t xml:space="preserve"> </w:t>
      </w:r>
      <w:r>
        <w:rPr>
          <w:rFonts w:hint="default" w:ascii="Times New Roman" w:hAnsi="Times New Roman"/>
          <w:sz w:val="24"/>
          <w:szCs w:val="24"/>
        </w:rPr>
        <w:t xml:space="preserve">and structural discrepancies. Case studies from corporate, public, and non-profit sectors </w:t>
      </w:r>
      <w:r>
        <w:rPr>
          <w:rFonts w:hint="default" w:ascii="Times New Roman" w:hAnsi="Times New Roman"/>
          <w:sz w:val="24"/>
          <w:szCs w:val="24"/>
          <w:lang w:val="en-US"/>
        </w:rPr>
        <w:t>show</w:t>
      </w:r>
      <w:r>
        <w:rPr>
          <w:rFonts w:hint="default" w:ascii="Times New Roman" w:hAnsi="Times New Roman"/>
          <w:sz w:val="24"/>
          <w:szCs w:val="24"/>
        </w:rPr>
        <w:t xml:space="preserve"> the  advantages of analytics in enhancing real-time auditing and reducing fraud risk. The research also </w:t>
      </w:r>
      <w:r>
        <w:rPr>
          <w:rFonts w:hint="default" w:ascii="Times New Roman" w:hAnsi="Times New Roman"/>
          <w:sz w:val="24"/>
          <w:szCs w:val="24"/>
          <w:lang w:val="en-US"/>
        </w:rPr>
        <w:t>illustrates</w:t>
      </w:r>
      <w:r>
        <w:rPr>
          <w:rFonts w:hint="default" w:ascii="Times New Roman" w:hAnsi="Times New Roman"/>
          <w:sz w:val="24"/>
          <w:szCs w:val="24"/>
        </w:rPr>
        <w:t xml:space="preserve"> ongoing obstacles</w:t>
      </w:r>
      <w:r>
        <w:rPr>
          <w:rFonts w:hint="default" w:ascii="Times New Roman" w:hAnsi="Times New Roman"/>
          <w:sz w:val="24"/>
          <w:szCs w:val="24"/>
          <w:lang w:val="en-US"/>
        </w:rPr>
        <w:t xml:space="preserve"> </w:t>
      </w:r>
      <w:r>
        <w:rPr>
          <w:rFonts w:hint="default" w:ascii="Times New Roman" w:hAnsi="Times New Roman"/>
          <w:sz w:val="24"/>
          <w:szCs w:val="24"/>
        </w:rPr>
        <w:t xml:space="preserve">such as </w:t>
      </w:r>
      <w:r>
        <w:rPr>
          <w:rFonts w:hint="default" w:ascii="Times New Roman" w:hAnsi="Times New Roman"/>
          <w:sz w:val="24"/>
          <w:szCs w:val="24"/>
          <w:lang w:val="en-US"/>
        </w:rPr>
        <w:t>inconsistent</w:t>
      </w:r>
      <w:r>
        <w:rPr>
          <w:rFonts w:hint="default" w:ascii="Times New Roman" w:hAnsi="Times New Roman"/>
          <w:sz w:val="24"/>
          <w:szCs w:val="24"/>
        </w:rPr>
        <w:t xml:space="preserve"> data systems, deficiencies in auditor expertise and ethical concerns around algorithmic bias and insufficient transparency. Theoretically the research enhances audit literature by establishing business analytics as a dynamic accelerator for proactive auditing. It provides a strategy framework for auditors and organizations to improve digital audit capabilities, strengthen fraud prevention initiatives and guide governance and regulatory policies. The results </w:t>
      </w:r>
      <w:r>
        <w:rPr>
          <w:rFonts w:hint="default" w:ascii="Times New Roman" w:hAnsi="Times New Roman"/>
          <w:sz w:val="24"/>
          <w:szCs w:val="24"/>
          <w:lang w:val="en-US"/>
        </w:rPr>
        <w:t xml:space="preserve">provide </w:t>
      </w:r>
      <w:r>
        <w:rPr>
          <w:rFonts w:hint="default" w:ascii="Times New Roman" w:hAnsi="Times New Roman"/>
          <w:sz w:val="24"/>
          <w:szCs w:val="24"/>
        </w:rPr>
        <w:t xml:space="preserve">significant insights for academics, professionals and policymakers dedicated to enhancing digital assurance in a more </w:t>
      </w:r>
      <w:r>
        <w:rPr>
          <w:rFonts w:hint="default" w:ascii="Times New Roman" w:hAnsi="Times New Roman"/>
          <w:sz w:val="24"/>
          <w:szCs w:val="24"/>
          <w:lang w:val="en-US"/>
        </w:rPr>
        <w:t xml:space="preserve">complex </w:t>
      </w:r>
      <w:r>
        <w:rPr>
          <w:rFonts w:hint="default" w:ascii="Times New Roman" w:hAnsi="Times New Roman"/>
          <w:sz w:val="24"/>
          <w:szCs w:val="24"/>
        </w:rPr>
        <w:t>and data-centric financial landscape.</w:t>
      </w:r>
    </w:p>
    <w:p w14:paraId="0D2ADD2E">
      <w:pPr>
        <w:spacing w:line="360" w:lineRule="auto"/>
        <w:jc w:val="both"/>
        <w:rPr>
          <w:rFonts w:hint="default" w:ascii="Times New Roman" w:hAnsi="Times New Roman"/>
          <w:sz w:val="24"/>
          <w:szCs w:val="24"/>
        </w:rPr>
      </w:pPr>
    </w:p>
    <w:p w14:paraId="5C82503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Keywords</w:t>
      </w:r>
      <w:r>
        <w:rPr>
          <w:rFonts w:ascii="Times New Roman" w:hAnsi="Times New Roman" w:cs="Times New Roman"/>
          <w:sz w:val="24"/>
          <w:szCs w:val="24"/>
        </w:rPr>
        <w:t xml:space="preserve">: </w:t>
      </w:r>
      <w:r>
        <w:rPr>
          <w:rFonts w:ascii="Times New Roman" w:hAnsi="Times New Roman"/>
          <w:sz w:val="24"/>
          <w:szCs w:val="24"/>
        </w:rPr>
        <w:t>Business Analytics, Audit Automation, Fraud Detection, Red-Flag Indicators, and Predictive and Prescriptive Analytics</w:t>
      </w:r>
    </w:p>
    <w:p w14:paraId="0E4CAED8">
      <w:pPr>
        <w:spacing w:line="360" w:lineRule="auto"/>
        <w:rPr>
          <w:rFonts w:ascii="Times New Roman" w:hAnsi="Times New Roman" w:cs="Times New Roman"/>
          <w:sz w:val="24"/>
          <w:szCs w:val="24"/>
        </w:rPr>
      </w:pPr>
    </w:p>
    <w:p w14:paraId="2EDC4BEB">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Introduction</w:t>
      </w:r>
      <w:r>
        <w:rPr>
          <w:rFonts w:ascii="Times New Roman" w:hAnsi="Times New Roman" w:cs="Times New Roman"/>
          <w:sz w:val="24"/>
          <w:szCs w:val="24"/>
        </w:rPr>
        <w:t>:</w:t>
      </w:r>
    </w:p>
    <w:p w14:paraId="6DE39A5A">
      <w:pPr>
        <w:spacing w:before="100" w:beforeAutospacing="1" w:after="100" w:afterAutospacing="1" w:line="240" w:lineRule="auto"/>
        <w:jc w:val="both"/>
        <w:rPr>
          <w:rFonts w:ascii="Times New Roman" w:hAnsi="Times New Roman" w:eastAsia="Times New Roman" w:cs="Times New Roman"/>
          <w:b/>
          <w:bCs/>
          <w:sz w:val="24"/>
          <w:szCs w:val="24"/>
          <w:lang w:val="en-US" w:eastAsia="en-US" w:bidi="ar-SA"/>
        </w:rPr>
      </w:pPr>
      <w:r>
        <w:rPr>
          <w:rFonts w:ascii="Times New Roman" w:hAnsi="Times New Roman" w:eastAsia="Times New Roman" w:cs="Times New Roman"/>
          <w:b/>
          <w:bCs/>
          <w:sz w:val="24"/>
          <w:szCs w:val="24"/>
          <w:lang w:val="en-US" w:eastAsia="en-US" w:bidi="ar-SA"/>
        </w:rPr>
        <w:t xml:space="preserve">The </w:t>
      </w:r>
      <w:r>
        <w:rPr>
          <w:rFonts w:hint="default" w:ascii="Times New Roman" w:hAnsi="Times New Roman" w:eastAsia="Times New Roman" w:cs="Times New Roman"/>
          <w:b/>
          <w:bCs/>
          <w:sz w:val="24"/>
          <w:szCs w:val="24"/>
          <w:lang w:val="en-US" w:eastAsia="en-US" w:bidi="ar-SA"/>
        </w:rPr>
        <w:t>fast change</w:t>
      </w:r>
      <w:r>
        <w:rPr>
          <w:rFonts w:ascii="Times New Roman" w:hAnsi="Times New Roman" w:eastAsia="Times New Roman" w:cs="Times New Roman"/>
          <w:b/>
          <w:bCs/>
          <w:sz w:val="24"/>
          <w:szCs w:val="24"/>
          <w:lang w:val="en-US" w:eastAsia="en-US" w:bidi="ar-SA"/>
        </w:rPr>
        <w:t xml:space="preserve"> of financial systems has fundamentally </w:t>
      </w:r>
      <w:r>
        <w:rPr>
          <w:rFonts w:hint="default" w:ascii="Times New Roman" w:hAnsi="Times New Roman" w:eastAsia="Times New Roman" w:cs="Times New Roman"/>
          <w:b/>
          <w:bCs/>
          <w:sz w:val="24"/>
          <w:szCs w:val="24"/>
          <w:lang w:val="en-US" w:eastAsia="en-US" w:bidi="ar-SA"/>
        </w:rPr>
        <w:t>improved</w:t>
      </w:r>
      <w:r>
        <w:rPr>
          <w:rFonts w:ascii="Times New Roman" w:hAnsi="Times New Roman" w:eastAsia="Times New Roman" w:cs="Times New Roman"/>
          <w:b/>
          <w:bCs/>
          <w:sz w:val="24"/>
          <w:szCs w:val="24"/>
          <w:lang w:val="en-US" w:eastAsia="en-US" w:bidi="ar-SA"/>
        </w:rPr>
        <w:t xml:space="preserve"> the auditing </w:t>
      </w:r>
      <w:r>
        <w:rPr>
          <w:rFonts w:hint="default" w:ascii="Times New Roman" w:hAnsi="Times New Roman" w:eastAsia="Times New Roman" w:cs="Times New Roman"/>
          <w:b/>
          <w:bCs/>
          <w:sz w:val="24"/>
          <w:szCs w:val="24"/>
          <w:lang w:val="en-US" w:eastAsia="en-US" w:bidi="ar-SA"/>
        </w:rPr>
        <w:t xml:space="preserve">by producing large quantities  of accounting data that can not be done easily through traditional audit methods </w:t>
      </w:r>
      <w:r>
        <w:rPr>
          <w:rFonts w:ascii="Times New Roman" w:hAnsi="Times New Roman" w:eastAsia="Times New Roman" w:cs="Times New Roman"/>
          <w:b/>
          <w:bCs/>
          <w:sz w:val="24"/>
          <w:szCs w:val="24"/>
          <w:lang w:val="en-US" w:eastAsia="en-US" w:bidi="ar-SA"/>
        </w:rPr>
        <w:t xml:space="preserve"> (Ebirim et al., 2024). Conventional auditing based on periodic review cycles, human judgment and selective sampling methods was created for a less complex time when financial records were fewer, more stable and less prone to intricate manipulation (Darwin, 2024). In modern organizations, manual audit methods generally scrutinize only a limited subset of transactions allowing pervasive fraud </w:t>
      </w:r>
      <w:r>
        <w:rPr>
          <w:rFonts w:hint="default" w:ascii="Times New Roman" w:hAnsi="Times New Roman" w:eastAsia="Times New Roman" w:cs="Times New Roman"/>
          <w:b/>
          <w:bCs/>
          <w:sz w:val="24"/>
          <w:szCs w:val="24"/>
          <w:lang w:val="en-US" w:eastAsia="en-US" w:bidi="ar-SA"/>
        </w:rPr>
        <w:t xml:space="preserve">in </w:t>
      </w:r>
      <w:r>
        <w:rPr>
          <w:rFonts w:ascii="Times New Roman" w:hAnsi="Times New Roman" w:eastAsia="Times New Roman" w:cs="Times New Roman"/>
          <w:b/>
          <w:bCs/>
          <w:sz w:val="24"/>
          <w:szCs w:val="24"/>
          <w:lang w:val="en-US" w:eastAsia="en-US" w:bidi="ar-SA"/>
        </w:rPr>
        <w:t>extensive transaction populations to remain undetected for prolonged duration</w:t>
      </w:r>
      <w:r>
        <w:rPr>
          <w:rFonts w:hint="default" w:ascii="Times New Roman" w:hAnsi="Times New Roman" w:eastAsia="Times New Roman" w:cs="Times New Roman"/>
          <w:b/>
          <w:bCs/>
          <w:sz w:val="24"/>
          <w:szCs w:val="24"/>
          <w:lang w:val="en-US" w:eastAsia="en-US" w:bidi="ar-SA"/>
        </w:rPr>
        <w:t>s</w:t>
      </w:r>
      <w:r>
        <w:rPr>
          <w:rFonts w:ascii="Times New Roman" w:hAnsi="Times New Roman" w:eastAsia="Times New Roman" w:cs="Times New Roman"/>
          <w:b/>
          <w:bCs/>
          <w:sz w:val="24"/>
          <w:szCs w:val="24"/>
          <w:lang w:val="en-US" w:eastAsia="en-US" w:bidi="ar-SA"/>
        </w:rPr>
        <w:t xml:space="preserve">, frequently lasting months before resulting in significant financial loss (Rumasukun, 2024). These conventional </w:t>
      </w:r>
      <w:r>
        <w:rPr>
          <w:rFonts w:hint="default" w:ascii="Times New Roman" w:hAnsi="Times New Roman" w:eastAsia="Times New Roman" w:cs="Times New Roman"/>
          <w:b/>
          <w:bCs/>
          <w:sz w:val="24"/>
          <w:szCs w:val="24"/>
          <w:lang w:val="en-US" w:eastAsia="en-US" w:bidi="ar-SA"/>
        </w:rPr>
        <w:t>steps</w:t>
      </w:r>
      <w:r>
        <w:rPr>
          <w:rFonts w:ascii="Times New Roman" w:hAnsi="Times New Roman" w:eastAsia="Times New Roman" w:cs="Times New Roman"/>
          <w:b/>
          <w:bCs/>
          <w:sz w:val="24"/>
          <w:szCs w:val="24"/>
          <w:lang w:val="en-US" w:eastAsia="en-US" w:bidi="ar-SA"/>
        </w:rPr>
        <w:t xml:space="preserve"> possess </w:t>
      </w:r>
      <w:r>
        <w:rPr>
          <w:rFonts w:hint="default" w:ascii="Times New Roman" w:hAnsi="Times New Roman" w:eastAsia="Times New Roman" w:cs="Times New Roman"/>
          <w:b/>
          <w:bCs/>
          <w:sz w:val="24"/>
          <w:szCs w:val="24"/>
          <w:lang w:val="en-US" w:eastAsia="en-US" w:bidi="ar-SA"/>
        </w:rPr>
        <w:t xml:space="preserve">natural </w:t>
      </w:r>
      <w:r>
        <w:rPr>
          <w:rFonts w:ascii="Times New Roman" w:hAnsi="Times New Roman" w:eastAsia="Times New Roman" w:cs="Times New Roman"/>
          <w:b/>
          <w:bCs/>
          <w:sz w:val="24"/>
          <w:szCs w:val="24"/>
          <w:lang w:val="en-US" w:eastAsia="en-US" w:bidi="ar-SA"/>
        </w:rPr>
        <w:t xml:space="preserve">limitations in detecting subtle and deliberately </w:t>
      </w:r>
      <w:r>
        <w:rPr>
          <w:rFonts w:hint="default" w:ascii="Times New Roman" w:hAnsi="Times New Roman" w:eastAsia="Times New Roman" w:cs="Times New Roman"/>
          <w:b/>
          <w:bCs/>
          <w:sz w:val="24"/>
          <w:szCs w:val="24"/>
          <w:lang w:val="en-US" w:eastAsia="en-US" w:bidi="ar-SA"/>
        </w:rPr>
        <w:t>hidden</w:t>
      </w:r>
      <w:r>
        <w:rPr>
          <w:rFonts w:ascii="Times New Roman" w:hAnsi="Times New Roman" w:eastAsia="Times New Roman" w:cs="Times New Roman"/>
          <w:b/>
          <w:bCs/>
          <w:sz w:val="24"/>
          <w:szCs w:val="24"/>
          <w:lang w:val="en-US" w:eastAsia="en-US" w:bidi="ar-SA"/>
        </w:rPr>
        <w:t xml:space="preserve"> replacements</w:t>
      </w:r>
      <w:r>
        <w:rPr>
          <w:rFonts w:hint="default" w:ascii="Times New Roman" w:hAnsi="Times New Roman" w:eastAsia="Times New Roman" w:cs="Times New Roman"/>
          <w:b/>
          <w:bCs/>
          <w:sz w:val="24"/>
          <w:szCs w:val="24"/>
          <w:lang w:val="en-US" w:eastAsia="en-US" w:bidi="ar-SA"/>
        </w:rPr>
        <w:t xml:space="preserve"> </w:t>
      </w:r>
      <w:r>
        <w:rPr>
          <w:rFonts w:ascii="Times New Roman" w:hAnsi="Times New Roman" w:eastAsia="Times New Roman" w:cs="Times New Roman"/>
          <w:b/>
          <w:bCs/>
          <w:sz w:val="24"/>
          <w:szCs w:val="24"/>
          <w:lang w:val="en-US" w:eastAsia="en-US" w:bidi="ar-SA"/>
        </w:rPr>
        <w:t>in financial papers</w:t>
      </w:r>
      <w:r>
        <w:rPr>
          <w:rFonts w:hint="default" w:ascii="Times New Roman" w:hAnsi="Times New Roman" w:eastAsia="Times New Roman" w:cs="Times New Roman"/>
          <w:b/>
          <w:bCs/>
          <w:sz w:val="24"/>
          <w:szCs w:val="24"/>
          <w:lang w:val="en-US" w:eastAsia="en-US" w:bidi="ar-SA"/>
        </w:rPr>
        <w:t>.</w:t>
      </w:r>
      <w:r>
        <w:rPr>
          <w:rFonts w:ascii="Times New Roman" w:hAnsi="Times New Roman" w:eastAsia="Times New Roman" w:cs="Times New Roman"/>
          <w:b/>
          <w:bCs/>
          <w:sz w:val="24"/>
          <w:szCs w:val="24"/>
          <w:lang w:val="en-US" w:eastAsia="en-US" w:bidi="ar-SA"/>
        </w:rPr>
        <w:t xml:space="preserve"> </w:t>
      </w:r>
      <w:r>
        <w:rPr>
          <w:rFonts w:hint="default" w:ascii="Times New Roman" w:hAnsi="Times New Roman" w:eastAsia="Times New Roman" w:cs="Times New Roman"/>
          <w:b/>
          <w:bCs/>
          <w:sz w:val="24"/>
          <w:szCs w:val="24"/>
          <w:lang w:val="en-US" w:eastAsia="en-US" w:bidi="ar-SA"/>
        </w:rPr>
        <w:t>That’s why they</w:t>
      </w:r>
      <w:r>
        <w:rPr>
          <w:rFonts w:ascii="Times New Roman" w:hAnsi="Times New Roman" w:eastAsia="Times New Roman" w:cs="Times New Roman"/>
          <w:b/>
          <w:bCs/>
          <w:sz w:val="24"/>
          <w:szCs w:val="24"/>
          <w:lang w:val="en-US" w:eastAsia="en-US" w:bidi="ar-SA"/>
        </w:rPr>
        <w:t xml:space="preserve"> do not provide the prompt assurance demanded by the  swiftly changing business domain. </w:t>
      </w:r>
      <w:r>
        <w:rPr>
          <w:rFonts w:hint="default" w:ascii="Times New Roman" w:hAnsi="Times New Roman" w:eastAsia="Times New Roman" w:cs="Times New Roman"/>
          <w:b/>
          <w:bCs/>
          <w:sz w:val="24"/>
          <w:szCs w:val="24"/>
          <w:lang w:val="en-US" w:eastAsia="en-US" w:bidi="ar-SA"/>
        </w:rPr>
        <w:t>As financial crimes become harder to identify because of digital weakness, complex vendor networks and digital payment systems, traditional audit methods are insufficient and have become a vital governance risk requiring  effective action (Johnson-Rokosu &amp; Enobi, 2025; Elumilade et al., 2024).</w:t>
      </w:r>
      <w:r>
        <w:rPr>
          <w:rFonts w:ascii="Times New Roman" w:hAnsi="Times New Roman" w:eastAsia="Times New Roman" w:cs="Times New Roman"/>
          <w:b/>
          <w:bCs/>
          <w:sz w:val="24"/>
          <w:szCs w:val="24"/>
          <w:lang w:val="en-US" w:eastAsia="en-US" w:bidi="ar-SA"/>
        </w:rPr>
        <w:t xml:space="preserve"> </w:t>
      </w:r>
    </w:p>
    <w:p w14:paraId="13DFDBEF">
      <w:pPr>
        <w:spacing w:before="100" w:beforeAutospacing="1" w:after="100" w:afterAutospacing="1" w:line="240" w:lineRule="auto"/>
        <w:jc w:val="both"/>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Business analytics (BA) has a</w:t>
      </w:r>
      <w:r>
        <w:rPr>
          <w:rFonts w:hint="default" w:ascii="Times New Roman" w:hAnsi="Times New Roman" w:eastAsia="Times New Roman" w:cs="Times New Roman"/>
          <w:sz w:val="24"/>
          <w:szCs w:val="24"/>
          <w:lang w:val="en-US" w:eastAsia="en-US" w:bidi="ar-SA"/>
        </w:rPr>
        <w:t>ppeared</w:t>
      </w:r>
      <w:r>
        <w:rPr>
          <w:rFonts w:ascii="Times New Roman" w:hAnsi="Times New Roman" w:eastAsia="Times New Roman" w:cs="Times New Roman"/>
          <w:sz w:val="24"/>
          <w:szCs w:val="24"/>
          <w:lang w:val="en-US" w:eastAsia="en-US" w:bidi="ar-SA"/>
        </w:rPr>
        <w:t xml:space="preserve"> as a solution to these structural constraints, signifying a major transition from reactive, periodic assurance to proactive, continuous</w:t>
      </w:r>
      <w:r>
        <w:rPr>
          <w:rFonts w:hint="default" w:ascii="Times New Roman" w:hAnsi="Times New Roman" w:eastAsia="Times New Roman" w:cs="Times New Roman"/>
          <w:sz w:val="24"/>
          <w:szCs w:val="24"/>
          <w:lang w:val="en-US" w:eastAsia="en-US" w:bidi="ar-SA"/>
        </w:rPr>
        <w:t xml:space="preserve"> </w:t>
      </w:r>
      <w:r>
        <w:rPr>
          <w:rFonts w:ascii="Times New Roman" w:hAnsi="Times New Roman" w:eastAsia="Times New Roman" w:cs="Times New Roman"/>
          <w:sz w:val="24"/>
          <w:szCs w:val="24"/>
          <w:lang w:val="en-US" w:eastAsia="en-US" w:bidi="ar-SA"/>
        </w:rPr>
        <w:t>and data-driven auditing practices (Nouri, 2024; Chowdhury et al., 2025). By facilitating the examination of complete transaction populations instead of samples</w:t>
      </w:r>
      <w:r>
        <w:rPr>
          <w:rFonts w:hint="default" w:ascii="Times New Roman" w:hAnsi="Times New Roman" w:eastAsia="Times New Roman" w:cs="Times New Roman"/>
          <w:sz w:val="24"/>
          <w:szCs w:val="24"/>
          <w:lang w:val="en-US" w:eastAsia="en-US" w:bidi="ar-SA"/>
        </w:rPr>
        <w:t xml:space="preserve"> </w:t>
      </w:r>
      <w:r>
        <w:rPr>
          <w:rFonts w:ascii="Times New Roman" w:hAnsi="Times New Roman" w:eastAsia="Times New Roman" w:cs="Times New Roman"/>
          <w:sz w:val="24"/>
          <w:szCs w:val="24"/>
          <w:lang w:val="en-US" w:eastAsia="en-US" w:bidi="ar-SA"/>
        </w:rPr>
        <w:t>BA empowers auditors to uncover anomalies, recognize behavioral oddities and demonstrate</w:t>
      </w:r>
      <w:r>
        <w:rPr>
          <w:rFonts w:hint="default" w:ascii="Times New Roman" w:hAnsi="Times New Roman" w:eastAsia="Times New Roman" w:cs="Times New Roman"/>
          <w:sz w:val="24"/>
          <w:szCs w:val="24"/>
          <w:lang w:val="en-US" w:eastAsia="en-US" w:bidi="ar-SA"/>
        </w:rPr>
        <w:t xml:space="preserve"> </w:t>
      </w:r>
      <w:r>
        <w:rPr>
          <w:rFonts w:ascii="Times New Roman" w:hAnsi="Times New Roman" w:eastAsia="Times New Roman" w:cs="Times New Roman"/>
          <w:sz w:val="24"/>
          <w:szCs w:val="24"/>
          <w:lang w:val="en-US" w:eastAsia="en-US" w:bidi="ar-SA"/>
        </w:rPr>
        <w:t>structural flaws in real time. Machine learning algorithms, predictive risk models, network analysis tools</w:t>
      </w:r>
      <w:r>
        <w:rPr>
          <w:rFonts w:hint="default" w:ascii="Times New Roman" w:hAnsi="Times New Roman" w:eastAsia="Times New Roman" w:cs="Times New Roman"/>
          <w:sz w:val="24"/>
          <w:szCs w:val="24"/>
          <w:lang w:val="en-US" w:eastAsia="en-US" w:bidi="ar-SA"/>
        </w:rPr>
        <w:t xml:space="preserve"> </w:t>
      </w:r>
      <w:r>
        <w:rPr>
          <w:rFonts w:ascii="Times New Roman" w:hAnsi="Times New Roman" w:eastAsia="Times New Roman" w:cs="Times New Roman"/>
          <w:sz w:val="24"/>
          <w:szCs w:val="24"/>
          <w:lang w:val="en-US" w:eastAsia="en-US" w:bidi="ar-SA"/>
        </w:rPr>
        <w:t xml:space="preserve">and natural language processing capabilities have collectively enhanced the auditor's detection capabilities, facilitating the identification of nuanced indicators such as irregular journal entry patterns, atypical vendor relationships and after-hours system access which often </w:t>
      </w:r>
      <w:r>
        <w:rPr>
          <w:rFonts w:hint="default" w:ascii="Times New Roman" w:hAnsi="Times New Roman" w:eastAsia="Times New Roman" w:cs="Times New Roman"/>
          <w:sz w:val="24"/>
          <w:szCs w:val="24"/>
          <w:lang w:val="en-US" w:eastAsia="en-US" w:bidi="ar-SA"/>
        </w:rPr>
        <w:t>occur before</w:t>
      </w:r>
      <w:r>
        <w:rPr>
          <w:rFonts w:ascii="Times New Roman" w:hAnsi="Times New Roman" w:eastAsia="Times New Roman" w:cs="Times New Roman"/>
          <w:sz w:val="24"/>
          <w:szCs w:val="24"/>
          <w:lang w:val="en-US" w:eastAsia="en-US" w:bidi="ar-SA"/>
        </w:rPr>
        <w:t xml:space="preserve"> or </w:t>
      </w:r>
      <w:r>
        <w:rPr>
          <w:rFonts w:hint="default" w:ascii="Times New Roman" w:hAnsi="Times New Roman" w:eastAsia="Times New Roman" w:cs="Times New Roman"/>
          <w:sz w:val="24"/>
          <w:szCs w:val="24"/>
          <w:lang w:val="en-US" w:eastAsia="en-US" w:bidi="ar-SA"/>
        </w:rPr>
        <w:t>at the same time as</w:t>
      </w:r>
      <w:r>
        <w:rPr>
          <w:rFonts w:ascii="Times New Roman" w:hAnsi="Times New Roman" w:eastAsia="Times New Roman" w:cs="Times New Roman"/>
          <w:sz w:val="24"/>
          <w:szCs w:val="24"/>
          <w:lang w:val="en-US" w:eastAsia="en-US" w:bidi="ar-SA"/>
        </w:rPr>
        <w:t xml:space="preserve"> with fraudulent activity (Darwish, 2024; Ilori et al., 2024; Panchapakesan et al., 2025). The visible </w:t>
      </w:r>
      <w:r>
        <w:rPr>
          <w:rFonts w:hint="default" w:ascii="Times New Roman" w:hAnsi="Times New Roman" w:eastAsia="Times New Roman" w:cs="Times New Roman"/>
          <w:sz w:val="24"/>
          <w:szCs w:val="24"/>
          <w:lang w:val="en-US" w:eastAsia="en-US" w:bidi="ar-SA"/>
        </w:rPr>
        <w:t>outcomes</w:t>
      </w:r>
      <w:r>
        <w:rPr>
          <w:rFonts w:ascii="Times New Roman" w:hAnsi="Times New Roman" w:eastAsia="Times New Roman" w:cs="Times New Roman"/>
          <w:sz w:val="24"/>
          <w:szCs w:val="24"/>
          <w:lang w:val="en-US" w:eastAsia="en-US" w:bidi="ar-SA"/>
        </w:rPr>
        <w:t xml:space="preserve"> are </w:t>
      </w:r>
      <w:r>
        <w:rPr>
          <w:rFonts w:hint="default" w:ascii="Times New Roman" w:hAnsi="Times New Roman" w:eastAsia="Times New Roman" w:cs="Times New Roman"/>
          <w:sz w:val="24"/>
          <w:szCs w:val="24"/>
          <w:lang w:val="en-US" w:eastAsia="en-US" w:bidi="ar-SA"/>
        </w:rPr>
        <w:t xml:space="preserve">countable </w:t>
      </w:r>
      <w:r>
        <w:rPr>
          <w:rFonts w:ascii="Times New Roman" w:hAnsi="Times New Roman" w:eastAsia="Times New Roman" w:cs="Times New Roman"/>
          <w:sz w:val="24"/>
          <w:szCs w:val="24"/>
          <w:lang w:val="en-US" w:eastAsia="en-US" w:bidi="ar-SA"/>
        </w:rPr>
        <w:t xml:space="preserve">with organizations utilizing analytics-driven auditing reporting enhancements in fraud detection rates of 30 to 50 percent compared to conventional techniques  and a reduction in false positive rates in anomaly detection due to machine learning optimization </w:t>
      </w:r>
      <w:r>
        <w:rPr>
          <w:rFonts w:hint="default" w:ascii="Times New Roman" w:hAnsi="Times New Roman" w:eastAsia="Times New Roman" w:cs="Times New Roman"/>
          <w:sz w:val="24"/>
          <w:szCs w:val="24"/>
          <w:lang w:val="en-US" w:eastAsia="en-US" w:bidi="ar-SA"/>
        </w:rPr>
        <w:t>(Fernandes Jr. et al., 2019; Johnson-Rokosu &amp; Enobi, 2025)</w:t>
      </w:r>
      <w:r>
        <w:rPr>
          <w:rFonts w:ascii="Times New Roman" w:hAnsi="Times New Roman" w:eastAsia="Times New Roman" w:cs="Times New Roman"/>
          <w:sz w:val="24"/>
          <w:szCs w:val="24"/>
          <w:lang w:val="en-US" w:eastAsia="en-US" w:bidi="ar-SA"/>
        </w:rPr>
        <w:t xml:space="preserve">. </w:t>
      </w:r>
      <w:r>
        <w:rPr>
          <w:rFonts w:hint="default" w:ascii="Times New Roman" w:hAnsi="Times New Roman" w:eastAsia="Times New Roman" w:cs="Times New Roman"/>
          <w:sz w:val="24"/>
          <w:szCs w:val="24"/>
          <w:lang w:val="en-US" w:eastAsia="en-US" w:bidi="ar-SA"/>
        </w:rPr>
        <w:t xml:space="preserve">Overall </w:t>
      </w:r>
      <w:r>
        <w:rPr>
          <w:rFonts w:ascii="Times New Roman" w:hAnsi="Times New Roman" w:eastAsia="Times New Roman" w:cs="Times New Roman"/>
          <w:sz w:val="24"/>
          <w:szCs w:val="24"/>
          <w:lang w:val="en-US" w:eastAsia="en-US" w:bidi="ar-SA"/>
        </w:rPr>
        <w:t xml:space="preserve">these trends indicate that the transition to analytics </w:t>
      </w:r>
      <w:r>
        <w:rPr>
          <w:rFonts w:hint="default" w:ascii="Times New Roman" w:hAnsi="Times New Roman" w:eastAsia="Times New Roman" w:cs="Times New Roman"/>
          <w:sz w:val="24"/>
          <w:szCs w:val="24"/>
          <w:lang w:val="en-US" w:eastAsia="en-US" w:bidi="ar-SA"/>
        </w:rPr>
        <w:t xml:space="preserve">represents </w:t>
      </w:r>
      <w:r>
        <w:rPr>
          <w:rFonts w:ascii="Times New Roman" w:hAnsi="Times New Roman" w:eastAsia="Times New Roman" w:cs="Times New Roman"/>
          <w:sz w:val="24"/>
          <w:szCs w:val="24"/>
          <w:lang w:val="en-US" w:eastAsia="en-US" w:bidi="ar-SA"/>
        </w:rPr>
        <w:t>not only a technology enhancement but also a substantial advancement in audit efficacy and governance responsibility.</w:t>
      </w:r>
    </w:p>
    <w:p w14:paraId="7BEF6D8C">
      <w:pPr>
        <w:spacing w:after="200" w:line="276" w:lineRule="auto"/>
        <w:jc w:val="both"/>
        <w:rPr>
          <w:rFonts w:ascii="Times New Roman" w:hAnsi="Times New Roman" w:eastAsia="SimSun" w:cs="Times New Roman"/>
          <w:sz w:val="24"/>
          <w:szCs w:val="24"/>
          <w:lang w:eastAsia="en-US"/>
        </w:rPr>
      </w:pPr>
    </w:p>
    <w:p w14:paraId="470BED8F">
      <w:pPr>
        <w:spacing w:before="100" w:beforeAutospacing="1" w:after="100" w:afterAutospacing="1" w:line="240" w:lineRule="auto"/>
        <w:jc w:val="both"/>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 xml:space="preserve">In spite of the rising amount of data, the existing research on BA in auditing remains ambiguous and insufficiently advanced in some critical dimensions. A major shortage of comparative research assessing the relative effectiveness of different analytical methods such as supervised and unsupervised machine learning, across numerous audit contexts and fraud types. The literature </w:t>
      </w:r>
      <w:r>
        <w:rPr>
          <w:rFonts w:hint="default" w:ascii="Times New Roman" w:hAnsi="Times New Roman" w:eastAsia="Times New Roman" w:cs="Times New Roman"/>
          <w:sz w:val="24"/>
          <w:szCs w:val="24"/>
          <w:lang w:val="en-US" w:eastAsia="en-US" w:bidi="ar-SA"/>
        </w:rPr>
        <w:t xml:space="preserve">shows </w:t>
      </w:r>
      <w:r>
        <w:rPr>
          <w:rFonts w:ascii="Times New Roman" w:hAnsi="Times New Roman" w:eastAsia="Times New Roman" w:cs="Times New Roman"/>
          <w:sz w:val="24"/>
          <w:szCs w:val="24"/>
          <w:lang w:val="en-US" w:eastAsia="en-US" w:bidi="ar-SA"/>
        </w:rPr>
        <w:t xml:space="preserve">limited guidance on the practical use of business analytics </w:t>
      </w:r>
      <w:r>
        <w:rPr>
          <w:rFonts w:hint="default" w:ascii="Times New Roman" w:hAnsi="Times New Roman" w:eastAsia="Times New Roman" w:cs="Times New Roman"/>
          <w:sz w:val="24"/>
          <w:szCs w:val="24"/>
          <w:lang w:val="en-US" w:eastAsia="en-US" w:bidi="ar-SA"/>
        </w:rPr>
        <w:t xml:space="preserve">in </w:t>
      </w:r>
      <w:r>
        <w:rPr>
          <w:rFonts w:ascii="Times New Roman" w:hAnsi="Times New Roman" w:eastAsia="Times New Roman" w:cs="Times New Roman"/>
          <w:sz w:val="24"/>
          <w:szCs w:val="24"/>
          <w:lang w:val="en-US" w:eastAsia="en-US" w:bidi="ar-SA"/>
        </w:rPr>
        <w:t>businesses</w:t>
      </w:r>
      <w:r>
        <w:rPr>
          <w:rFonts w:hint="default" w:ascii="Times New Roman" w:hAnsi="Times New Roman" w:eastAsia="Times New Roman" w:cs="Times New Roman"/>
          <w:sz w:val="24"/>
          <w:szCs w:val="24"/>
          <w:lang w:val="en-US" w:eastAsia="en-US" w:bidi="ar-SA"/>
        </w:rPr>
        <w:t xml:space="preserve"> </w:t>
      </w:r>
      <w:r>
        <w:rPr>
          <w:rFonts w:ascii="Times New Roman" w:hAnsi="Times New Roman" w:eastAsia="Times New Roman" w:cs="Times New Roman"/>
          <w:sz w:val="24"/>
          <w:szCs w:val="24"/>
          <w:lang w:val="en-US" w:eastAsia="en-US" w:bidi="ar-SA"/>
        </w:rPr>
        <w:t xml:space="preserve"> particularly with change management, workflow integration and the development of hybrid talents that combine accounting proficiency with data science capabilities. </w:t>
      </w:r>
      <w:r>
        <w:rPr>
          <w:rFonts w:hint="default" w:ascii="Times New Roman" w:hAnsi="Times New Roman" w:eastAsia="Times New Roman" w:cs="Times New Roman"/>
          <w:sz w:val="24"/>
          <w:szCs w:val="24"/>
          <w:lang w:val="en-US" w:eastAsia="en-US" w:bidi="ar-SA"/>
        </w:rPr>
        <w:t>In addition to</w:t>
      </w:r>
      <w:r>
        <w:rPr>
          <w:rFonts w:ascii="Times New Roman" w:hAnsi="Times New Roman" w:eastAsia="Times New Roman" w:cs="Times New Roman"/>
          <w:sz w:val="24"/>
          <w:szCs w:val="24"/>
          <w:lang w:val="en-US" w:eastAsia="en-US" w:bidi="ar-SA"/>
        </w:rPr>
        <w:t xml:space="preserve"> most contemporary research adopts narrow perspectives, focusing on particular technologies, individual industrial case studies or technological performance metrics that are separate from the organizational and ethical challenges experienced during practical implementation (Sewpersadh, 2025). The result is a field in which professionals face legitimate uncertainty regarding the choice of tools, their incorporation into existing audit processes, the handling of concerns related to algorithmic bias and transparency</w:t>
      </w:r>
      <w:r>
        <w:rPr>
          <w:rFonts w:hint="default" w:ascii="Times New Roman" w:hAnsi="Times New Roman" w:eastAsia="Times New Roman" w:cs="Times New Roman"/>
          <w:sz w:val="24"/>
          <w:szCs w:val="24"/>
          <w:lang w:val="en-US" w:eastAsia="en-US" w:bidi="ar-SA"/>
        </w:rPr>
        <w:t xml:space="preserve"> </w:t>
      </w:r>
      <w:r>
        <w:rPr>
          <w:rFonts w:ascii="Times New Roman" w:hAnsi="Times New Roman" w:eastAsia="Times New Roman" w:cs="Times New Roman"/>
          <w:sz w:val="24"/>
          <w:szCs w:val="24"/>
          <w:lang w:val="en-US" w:eastAsia="en-US" w:bidi="ar-SA"/>
        </w:rPr>
        <w:t>and the enduring effects of analytics implementation on audit quality and professional skepticism. Without a comprehensive synthesis that integrates these different parts, academics and practitioners lack the structured foundation needed to advance analytics adoption responsibly and effectively.</w:t>
      </w:r>
    </w:p>
    <w:p w14:paraId="7648A133">
      <w:pPr>
        <w:spacing w:before="100" w:beforeAutospacing="1" w:after="100" w:afterAutospacing="1" w:line="240" w:lineRule="auto"/>
        <w:jc w:val="both"/>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 xml:space="preserve">Resolving these shortcomings has significant implications for </w:t>
      </w:r>
      <w:r>
        <w:rPr>
          <w:rFonts w:hint="default" w:ascii="Times New Roman" w:hAnsi="Times New Roman" w:eastAsia="Times New Roman" w:cs="Times New Roman"/>
          <w:sz w:val="24"/>
          <w:szCs w:val="24"/>
          <w:lang w:val="en-US" w:eastAsia="en-US" w:bidi="ar-SA"/>
        </w:rPr>
        <w:t xml:space="preserve">different </w:t>
      </w:r>
      <w:r>
        <w:rPr>
          <w:rFonts w:ascii="Times New Roman" w:hAnsi="Times New Roman" w:eastAsia="Times New Roman" w:cs="Times New Roman"/>
          <w:sz w:val="24"/>
          <w:szCs w:val="24"/>
          <w:lang w:val="en-US" w:eastAsia="en-US" w:bidi="ar-SA"/>
        </w:rPr>
        <w:t xml:space="preserve">stakeholder groups which </w:t>
      </w:r>
      <w:r>
        <w:rPr>
          <w:rFonts w:hint="default" w:ascii="Times New Roman" w:hAnsi="Times New Roman" w:eastAsia="Times New Roman" w:cs="Times New Roman"/>
          <w:sz w:val="24"/>
          <w:szCs w:val="24"/>
          <w:lang w:val="en-US" w:eastAsia="en-US" w:bidi="ar-SA"/>
        </w:rPr>
        <w:t>plays the role of</w:t>
      </w:r>
      <w:r>
        <w:rPr>
          <w:rFonts w:ascii="Times New Roman" w:hAnsi="Times New Roman" w:eastAsia="Times New Roman" w:cs="Times New Roman"/>
          <w:sz w:val="24"/>
          <w:szCs w:val="24"/>
          <w:lang w:val="en-US" w:eastAsia="en-US" w:bidi="ar-SA"/>
        </w:rPr>
        <w:t xml:space="preserve"> the main motivation for our </w:t>
      </w:r>
      <w:r>
        <w:rPr>
          <w:rFonts w:hint="default" w:ascii="Times New Roman" w:hAnsi="Times New Roman" w:eastAsia="Times New Roman" w:cs="Times New Roman"/>
          <w:sz w:val="24"/>
          <w:szCs w:val="24"/>
          <w:lang w:val="en-US" w:eastAsia="en-US" w:bidi="ar-SA"/>
        </w:rPr>
        <w:t>initiative</w:t>
      </w:r>
      <w:r>
        <w:rPr>
          <w:rFonts w:ascii="Times New Roman" w:hAnsi="Times New Roman" w:eastAsia="Times New Roman" w:cs="Times New Roman"/>
          <w:sz w:val="24"/>
          <w:szCs w:val="24"/>
          <w:lang w:val="en-US" w:eastAsia="en-US" w:bidi="ar-SA"/>
        </w:rPr>
        <w:t>. The absence of established implementation standards for audit professionals leads to inconsistent adoption strategies and undermines confidence in algorithmic outcomes. The lack of uniform standards for algorithmic auditing presents regulatory challenges as analytics increasingly integrate into global assurance practices. The gap between the existing curriculum and the hybrid skills required by auditors undermines graduates' readiness for data-driven practice (Akula &amp; Garibay, 2021). Furthermore</w:t>
      </w:r>
      <w:r>
        <w:rPr>
          <w:rFonts w:hint="default" w:ascii="Times New Roman" w:hAnsi="Times New Roman" w:eastAsia="Times New Roman" w:cs="Times New Roman"/>
          <w:sz w:val="24"/>
          <w:szCs w:val="24"/>
          <w:lang w:val="en-US" w:eastAsia="en-US" w:bidi="ar-SA"/>
        </w:rPr>
        <w:t xml:space="preserve"> </w:t>
      </w:r>
      <w:r>
        <w:rPr>
          <w:rFonts w:ascii="Times New Roman" w:hAnsi="Times New Roman" w:eastAsia="Times New Roman" w:cs="Times New Roman"/>
          <w:sz w:val="24"/>
          <w:szCs w:val="24"/>
          <w:lang w:val="en-US" w:eastAsia="en-US" w:bidi="ar-SA"/>
        </w:rPr>
        <w:t xml:space="preserve">as stakeholder expectations </w:t>
      </w:r>
      <w:r>
        <w:rPr>
          <w:rFonts w:hint="default" w:ascii="Times New Roman" w:hAnsi="Times New Roman" w:eastAsia="Times New Roman" w:cs="Times New Roman"/>
          <w:sz w:val="24"/>
          <w:szCs w:val="24"/>
          <w:lang w:val="en-US" w:eastAsia="en-US" w:bidi="ar-SA"/>
        </w:rPr>
        <w:t>change</w:t>
      </w:r>
      <w:r>
        <w:rPr>
          <w:rFonts w:ascii="Times New Roman" w:hAnsi="Times New Roman" w:eastAsia="Times New Roman" w:cs="Times New Roman"/>
          <w:sz w:val="24"/>
          <w:szCs w:val="24"/>
          <w:lang w:val="en-US" w:eastAsia="en-US" w:bidi="ar-SA"/>
        </w:rPr>
        <w:t xml:space="preserve"> and regulatory oversight increases across sectors, strong analytical abilities are essential for </w:t>
      </w:r>
      <w:r>
        <w:rPr>
          <w:rFonts w:hint="default" w:ascii="Times New Roman" w:hAnsi="Times New Roman" w:eastAsia="Times New Roman" w:cs="Times New Roman"/>
          <w:sz w:val="24"/>
          <w:szCs w:val="24"/>
          <w:lang w:val="en-US" w:eastAsia="en-US" w:bidi="ar-SA"/>
        </w:rPr>
        <w:t>keeping</w:t>
      </w:r>
      <w:r>
        <w:rPr>
          <w:rFonts w:ascii="Times New Roman" w:hAnsi="Times New Roman" w:eastAsia="Times New Roman" w:cs="Times New Roman"/>
          <w:sz w:val="24"/>
          <w:szCs w:val="24"/>
          <w:lang w:val="en-US" w:eastAsia="en-US" w:bidi="ar-SA"/>
        </w:rPr>
        <w:t xml:space="preserve"> the relevance and value of audit operations (Usul &amp; Alpay, 2025). The rarity of a </w:t>
      </w:r>
      <w:r>
        <w:rPr>
          <w:rFonts w:hint="default" w:ascii="Times New Roman" w:hAnsi="Times New Roman" w:eastAsia="Times New Roman" w:cs="Times New Roman"/>
          <w:sz w:val="24"/>
          <w:szCs w:val="24"/>
          <w:lang w:val="en-US" w:eastAsia="en-US" w:bidi="ar-SA"/>
        </w:rPr>
        <w:t>connected</w:t>
      </w:r>
      <w:r>
        <w:rPr>
          <w:rFonts w:ascii="Times New Roman" w:hAnsi="Times New Roman" w:eastAsia="Times New Roman" w:cs="Times New Roman"/>
          <w:sz w:val="24"/>
          <w:szCs w:val="24"/>
          <w:lang w:val="en-US" w:eastAsia="en-US" w:bidi="ar-SA"/>
        </w:rPr>
        <w:t xml:space="preserve"> theoretical framework for future researchers suggests that empirical studies in BA and auditing are conducted without a systematic structure, limiting comparability and the advancement of knowledge. This work acts as an essential connection between academic research and practical application, providing the evidence-based synthesis that these entities </w:t>
      </w:r>
      <w:r>
        <w:rPr>
          <w:rFonts w:hint="default" w:ascii="Times New Roman" w:hAnsi="Times New Roman" w:eastAsia="Times New Roman" w:cs="Times New Roman"/>
          <w:sz w:val="24"/>
          <w:szCs w:val="24"/>
          <w:lang w:val="en-US" w:eastAsia="en-US" w:bidi="ar-SA"/>
        </w:rPr>
        <w:t>currently require</w:t>
      </w:r>
      <w:r>
        <w:rPr>
          <w:rFonts w:ascii="Times New Roman" w:hAnsi="Times New Roman" w:eastAsia="Times New Roman" w:cs="Times New Roman"/>
          <w:sz w:val="24"/>
          <w:szCs w:val="24"/>
          <w:lang w:val="en-US" w:eastAsia="en-US" w:bidi="ar-SA"/>
        </w:rPr>
        <w:t>.</w:t>
      </w:r>
    </w:p>
    <w:p w14:paraId="74E68965">
      <w:pPr>
        <w:spacing w:before="100" w:beforeAutospacing="1" w:after="100" w:afterAutospacing="1" w:line="240" w:lineRule="auto"/>
        <w:jc w:val="both"/>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 xml:space="preserve">This study </w:t>
      </w:r>
      <w:r>
        <w:rPr>
          <w:rFonts w:hint="default" w:ascii="Times New Roman" w:hAnsi="Times New Roman" w:eastAsia="Times New Roman" w:cs="Times New Roman"/>
          <w:sz w:val="24"/>
          <w:szCs w:val="24"/>
          <w:lang w:val="en-US" w:eastAsia="en-US" w:bidi="ar-SA"/>
        </w:rPr>
        <w:t>aims</w:t>
      </w:r>
      <w:r>
        <w:rPr>
          <w:rFonts w:ascii="Times New Roman" w:hAnsi="Times New Roman" w:eastAsia="Times New Roman" w:cs="Times New Roman"/>
          <w:sz w:val="24"/>
          <w:szCs w:val="24"/>
          <w:lang w:val="en-US" w:eastAsia="en-US" w:bidi="ar-SA"/>
        </w:rPr>
        <w:t xml:space="preserve"> to ac</w:t>
      </w:r>
      <w:r>
        <w:rPr>
          <w:rFonts w:hint="default" w:ascii="Times New Roman" w:hAnsi="Times New Roman" w:eastAsia="Times New Roman" w:cs="Times New Roman"/>
          <w:sz w:val="24"/>
          <w:szCs w:val="24"/>
          <w:lang w:val="en-US" w:eastAsia="en-US" w:bidi="ar-SA"/>
        </w:rPr>
        <w:t>hieve</w:t>
      </w:r>
      <w:r>
        <w:rPr>
          <w:rFonts w:ascii="Times New Roman" w:hAnsi="Times New Roman" w:eastAsia="Times New Roman" w:cs="Times New Roman"/>
          <w:sz w:val="24"/>
          <w:szCs w:val="24"/>
          <w:lang w:val="en-US" w:eastAsia="en-US" w:bidi="ar-SA"/>
        </w:rPr>
        <w:t xml:space="preserve"> four specific objectives. It systematically collects and analyses the analytical methodologies applied in audit practice including machine learning algorithms, process mining tools and visualization platforms, assessing their individual advantages and limitations. </w:t>
      </w:r>
      <w:r>
        <w:rPr>
          <w:rFonts w:ascii="Times New Roman" w:hAnsi="Times New Roman" w:eastAsia="Times New Roman" w:cs="Times New Roman"/>
          <w:b w:val="0"/>
          <w:bCs w:val="0"/>
          <w:sz w:val="24"/>
          <w:szCs w:val="24"/>
          <w:lang w:val="en-US" w:eastAsia="en-US" w:bidi="ar-SA"/>
        </w:rPr>
        <w:t>Secondly it establishes an evidence-based c</w:t>
      </w:r>
      <w:r>
        <w:rPr>
          <w:rFonts w:hint="default" w:ascii="Times New Roman" w:hAnsi="Times New Roman" w:eastAsia="Times New Roman" w:cs="Times New Roman"/>
          <w:b w:val="0"/>
          <w:bCs w:val="0"/>
          <w:sz w:val="24"/>
          <w:szCs w:val="24"/>
          <w:lang w:val="en-US" w:eastAsia="en-US" w:bidi="ar-SA"/>
        </w:rPr>
        <w:t>lassifications</w:t>
      </w:r>
      <w:r>
        <w:rPr>
          <w:rFonts w:ascii="Times New Roman" w:hAnsi="Times New Roman" w:eastAsia="Times New Roman" w:cs="Times New Roman"/>
          <w:b w:val="0"/>
          <w:bCs w:val="0"/>
          <w:sz w:val="24"/>
          <w:szCs w:val="24"/>
          <w:lang w:val="en-US" w:eastAsia="en-US" w:bidi="ar-SA"/>
        </w:rPr>
        <w:t xml:space="preserve"> of red-flag indications </w:t>
      </w:r>
      <w:r>
        <w:rPr>
          <w:rFonts w:hint="default" w:ascii="Times New Roman" w:hAnsi="Times New Roman" w:eastAsia="Times New Roman" w:cs="Times New Roman"/>
          <w:b w:val="0"/>
          <w:bCs w:val="0"/>
          <w:sz w:val="24"/>
          <w:szCs w:val="24"/>
          <w:lang w:val="en-US" w:eastAsia="en-US" w:bidi="ar-SA"/>
        </w:rPr>
        <w:t>including financial</w:t>
      </w:r>
      <w:r>
        <w:rPr>
          <w:rFonts w:ascii="Times New Roman" w:hAnsi="Times New Roman" w:eastAsia="Times New Roman" w:cs="Times New Roman"/>
          <w:b w:val="0"/>
          <w:bCs w:val="0"/>
          <w:sz w:val="24"/>
          <w:szCs w:val="24"/>
          <w:lang w:val="en-US" w:eastAsia="en-US" w:bidi="ar-SA"/>
        </w:rPr>
        <w:t xml:space="preserve"> </w:t>
      </w:r>
      <w:r>
        <w:rPr>
          <w:rFonts w:hint="default" w:ascii="Times New Roman" w:hAnsi="Times New Roman" w:eastAsia="Times New Roman" w:cs="Times New Roman"/>
          <w:b w:val="0"/>
          <w:bCs w:val="0"/>
          <w:sz w:val="24"/>
          <w:szCs w:val="24"/>
          <w:lang w:val="en-US" w:eastAsia="en-US" w:bidi="ar-SA"/>
        </w:rPr>
        <w:t>errors</w:t>
      </w:r>
      <w:r>
        <w:rPr>
          <w:rFonts w:ascii="Times New Roman" w:hAnsi="Times New Roman" w:eastAsia="Times New Roman" w:cs="Times New Roman"/>
          <w:b w:val="0"/>
          <w:bCs w:val="0"/>
          <w:sz w:val="24"/>
          <w:szCs w:val="24"/>
          <w:lang w:val="en-US" w:eastAsia="en-US" w:bidi="ar-SA"/>
        </w:rPr>
        <w:t>, behavioral patterns</w:t>
      </w:r>
      <w:r>
        <w:rPr>
          <w:rFonts w:hint="default" w:ascii="Times New Roman" w:hAnsi="Times New Roman" w:eastAsia="Times New Roman" w:cs="Times New Roman"/>
          <w:b w:val="0"/>
          <w:bCs w:val="0"/>
          <w:sz w:val="24"/>
          <w:szCs w:val="24"/>
          <w:lang w:val="en-US" w:eastAsia="en-US" w:bidi="ar-SA"/>
        </w:rPr>
        <w:t xml:space="preserve"> </w:t>
      </w:r>
      <w:r>
        <w:rPr>
          <w:rFonts w:ascii="Times New Roman" w:hAnsi="Times New Roman" w:eastAsia="Times New Roman" w:cs="Times New Roman"/>
          <w:b w:val="0"/>
          <w:bCs w:val="0"/>
          <w:sz w:val="24"/>
          <w:szCs w:val="24"/>
          <w:lang w:val="en-US" w:eastAsia="en-US" w:bidi="ar-SA"/>
        </w:rPr>
        <w:t>and structural imbalances</w:t>
      </w:r>
      <w:r>
        <w:rPr>
          <w:rFonts w:hint="default" w:ascii="Times New Roman" w:hAnsi="Times New Roman" w:eastAsia="Times New Roman" w:cs="Times New Roman"/>
          <w:b w:val="0"/>
          <w:bCs w:val="0"/>
          <w:sz w:val="24"/>
          <w:szCs w:val="24"/>
          <w:lang w:val="en-US" w:eastAsia="en-US" w:bidi="ar-SA"/>
        </w:rPr>
        <w:t xml:space="preserve">. This gives </w:t>
      </w:r>
      <w:r>
        <w:rPr>
          <w:rFonts w:ascii="Times New Roman" w:hAnsi="Times New Roman" w:eastAsia="Times New Roman" w:cs="Times New Roman"/>
          <w:b w:val="0"/>
          <w:bCs w:val="0"/>
          <w:sz w:val="24"/>
          <w:szCs w:val="24"/>
          <w:lang w:val="en-US" w:eastAsia="en-US" w:bidi="ar-SA"/>
        </w:rPr>
        <w:t xml:space="preserve"> auditors  </w:t>
      </w:r>
      <w:r>
        <w:rPr>
          <w:rFonts w:hint="default" w:ascii="Times New Roman" w:hAnsi="Times New Roman" w:eastAsia="Times New Roman" w:cs="Times New Roman"/>
          <w:b w:val="0"/>
          <w:bCs w:val="0"/>
          <w:sz w:val="24"/>
          <w:szCs w:val="24"/>
          <w:lang w:val="en-US" w:eastAsia="en-US" w:bidi="ar-SA"/>
        </w:rPr>
        <w:t>a framework to checking major issues</w:t>
      </w:r>
      <w:r>
        <w:rPr>
          <w:rFonts w:ascii="Times New Roman" w:hAnsi="Times New Roman" w:eastAsia="Times New Roman" w:cs="Times New Roman"/>
          <w:sz w:val="24"/>
          <w:szCs w:val="24"/>
          <w:lang w:val="en-US" w:eastAsia="en-US" w:bidi="ar-SA"/>
        </w:rPr>
        <w:t>. Third</w:t>
      </w:r>
      <w:r>
        <w:rPr>
          <w:rFonts w:hint="default" w:ascii="Times New Roman" w:hAnsi="Times New Roman" w:eastAsia="Times New Roman" w:cs="Times New Roman"/>
          <w:sz w:val="24"/>
          <w:szCs w:val="24"/>
          <w:lang w:val="en-US" w:eastAsia="en-US" w:bidi="ar-SA"/>
        </w:rPr>
        <w:t>ly</w:t>
      </w:r>
      <w:r>
        <w:rPr>
          <w:rFonts w:ascii="Times New Roman" w:hAnsi="Times New Roman" w:eastAsia="Times New Roman" w:cs="Times New Roman"/>
          <w:sz w:val="24"/>
          <w:szCs w:val="24"/>
          <w:lang w:val="en-US" w:eastAsia="en-US" w:bidi="ar-SA"/>
        </w:rPr>
        <w:t xml:space="preserve"> it analyses the diversity of BA implementation </w:t>
      </w:r>
      <w:r>
        <w:rPr>
          <w:rFonts w:hint="default" w:ascii="Times New Roman" w:hAnsi="Times New Roman" w:eastAsia="Times New Roman" w:cs="Times New Roman"/>
          <w:sz w:val="24"/>
          <w:szCs w:val="24"/>
          <w:lang w:val="en-US" w:eastAsia="en-US" w:bidi="ar-SA"/>
        </w:rPr>
        <w:t>in the</w:t>
      </w:r>
      <w:r>
        <w:rPr>
          <w:rFonts w:ascii="Times New Roman" w:hAnsi="Times New Roman" w:eastAsia="Times New Roman" w:cs="Times New Roman"/>
          <w:sz w:val="24"/>
          <w:szCs w:val="24"/>
          <w:lang w:val="en-US" w:eastAsia="en-US" w:bidi="ar-SA"/>
        </w:rPr>
        <w:t xml:space="preserve"> audit and industry sectors</w:t>
      </w:r>
      <w:r>
        <w:rPr>
          <w:rFonts w:hint="default" w:ascii="Times New Roman" w:hAnsi="Times New Roman" w:eastAsia="Times New Roman" w:cs="Times New Roman"/>
          <w:sz w:val="24"/>
          <w:szCs w:val="24"/>
          <w:lang w:val="en-US" w:eastAsia="en-US" w:bidi="ar-SA"/>
        </w:rPr>
        <w:t xml:space="preserve"> to</w:t>
      </w:r>
      <w:r>
        <w:rPr>
          <w:rFonts w:ascii="Times New Roman" w:hAnsi="Times New Roman" w:eastAsia="Times New Roman" w:cs="Times New Roman"/>
          <w:sz w:val="24"/>
          <w:szCs w:val="24"/>
          <w:lang w:val="en-US" w:eastAsia="en-US" w:bidi="ar-SA"/>
        </w:rPr>
        <w:t xml:space="preserve"> identify sector-specific adoption patterns, challenges</w:t>
      </w:r>
      <w:r>
        <w:rPr>
          <w:rFonts w:hint="default" w:ascii="Times New Roman" w:hAnsi="Times New Roman" w:eastAsia="Times New Roman" w:cs="Times New Roman"/>
          <w:sz w:val="24"/>
          <w:szCs w:val="24"/>
          <w:lang w:val="en-US" w:eastAsia="en-US" w:bidi="ar-SA"/>
        </w:rPr>
        <w:t xml:space="preserve"> </w:t>
      </w:r>
      <w:r>
        <w:rPr>
          <w:rFonts w:ascii="Times New Roman" w:hAnsi="Times New Roman" w:eastAsia="Times New Roman" w:cs="Times New Roman"/>
          <w:sz w:val="24"/>
          <w:szCs w:val="24"/>
          <w:lang w:val="en-US" w:eastAsia="en-US" w:bidi="ar-SA"/>
        </w:rPr>
        <w:t xml:space="preserve">and success determinants. </w:t>
      </w:r>
      <w:r>
        <w:rPr>
          <w:rFonts w:hint="default" w:ascii="Times New Roman" w:hAnsi="Times New Roman" w:eastAsia="Times New Roman" w:cs="Times New Roman"/>
          <w:sz w:val="24"/>
          <w:szCs w:val="24"/>
          <w:lang w:val="en-US" w:eastAsia="en-US" w:bidi="ar-SA"/>
        </w:rPr>
        <w:t>At last</w:t>
      </w:r>
      <w:r>
        <w:rPr>
          <w:rFonts w:ascii="Times New Roman" w:hAnsi="Times New Roman" w:eastAsia="Times New Roman" w:cs="Times New Roman"/>
          <w:sz w:val="24"/>
          <w:szCs w:val="24"/>
          <w:lang w:val="en-US" w:eastAsia="en-US" w:bidi="ar-SA"/>
        </w:rPr>
        <w:t xml:space="preserve"> it outlines the technological, organizational and ethical barriers, such as deficiencies in data quality, lack of competence</w:t>
      </w:r>
      <w:r>
        <w:rPr>
          <w:rFonts w:hint="default" w:ascii="Times New Roman" w:hAnsi="Times New Roman" w:eastAsia="Times New Roman" w:cs="Times New Roman"/>
          <w:sz w:val="24"/>
          <w:szCs w:val="24"/>
          <w:lang w:val="en-US" w:eastAsia="en-US" w:bidi="ar-SA"/>
        </w:rPr>
        <w:t xml:space="preserve"> </w:t>
      </w:r>
      <w:r>
        <w:rPr>
          <w:rFonts w:ascii="Times New Roman" w:hAnsi="Times New Roman" w:eastAsia="Times New Roman" w:cs="Times New Roman"/>
          <w:sz w:val="24"/>
          <w:szCs w:val="24"/>
          <w:lang w:val="en-US" w:eastAsia="en-US" w:bidi="ar-SA"/>
        </w:rPr>
        <w:t>and issues of algorithmic transparency.</w:t>
      </w:r>
    </w:p>
    <w:p w14:paraId="77AC90E2">
      <w:pPr>
        <w:spacing w:before="100" w:beforeAutospacing="1" w:after="100" w:afterAutospacing="1" w:line="240" w:lineRule="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This study implements a qualitative integrative review approach to achieve its objectives analyzing 84 peer-reviewed articles, industry reports and professional publications from five major academic databases: Scopus, Web of Science, IEEE Xplore, SSRN, and Google Scholar, covering the years 2015 to 202</w:t>
      </w:r>
      <w:r>
        <w:rPr>
          <w:rFonts w:hint="default" w:ascii="Times New Roman" w:hAnsi="Times New Roman" w:eastAsia="Times New Roman" w:cs="Times New Roman"/>
          <w:sz w:val="24"/>
          <w:szCs w:val="24"/>
          <w:lang w:val="en-US" w:eastAsia="en-US" w:bidi="ar-SA"/>
        </w:rPr>
        <w:t>5</w:t>
      </w:r>
      <w:r>
        <w:rPr>
          <w:rFonts w:ascii="Times New Roman" w:hAnsi="Times New Roman" w:eastAsia="Times New Roman" w:cs="Times New Roman"/>
          <w:sz w:val="24"/>
          <w:szCs w:val="24"/>
          <w:lang w:val="en-US" w:eastAsia="en-US" w:bidi="ar-SA"/>
        </w:rPr>
        <w:t xml:space="preserve">. </w:t>
      </w:r>
      <w:r>
        <w:rPr>
          <w:rFonts w:ascii="Times New Roman" w:hAnsi="Times New Roman" w:eastAsia="Times New Roman" w:cs="Times New Roman"/>
          <w:b w:val="0"/>
          <w:bCs w:val="0"/>
          <w:sz w:val="24"/>
          <w:szCs w:val="24"/>
          <w:lang w:val="en-US" w:eastAsia="en-US" w:bidi="ar-SA"/>
        </w:rPr>
        <w:t xml:space="preserve">An integrative </w:t>
      </w:r>
      <w:r>
        <w:rPr>
          <w:rFonts w:hint="default" w:ascii="Times New Roman" w:hAnsi="Times New Roman" w:eastAsia="Times New Roman" w:cs="Times New Roman"/>
          <w:b w:val="0"/>
          <w:bCs w:val="0"/>
          <w:sz w:val="24"/>
          <w:szCs w:val="24"/>
          <w:lang w:val="en-US" w:eastAsia="en-US" w:bidi="ar-SA"/>
        </w:rPr>
        <w:t>method was applied because of  the broad-range nature of the literature</w:t>
      </w:r>
      <w:r>
        <w:rPr>
          <w:rFonts w:ascii="Times New Roman" w:hAnsi="Times New Roman" w:eastAsia="Times New Roman" w:cs="Times New Roman"/>
          <w:sz w:val="24"/>
          <w:szCs w:val="24"/>
          <w:lang w:val="en-US" w:eastAsia="en-US" w:bidi="ar-SA"/>
        </w:rPr>
        <w:t xml:space="preserve">. The </w:t>
      </w:r>
      <w:r>
        <w:rPr>
          <w:rFonts w:hint="default" w:ascii="Times New Roman" w:hAnsi="Times New Roman" w:eastAsia="Times New Roman" w:cs="Times New Roman"/>
          <w:sz w:val="24"/>
          <w:szCs w:val="24"/>
          <w:lang w:val="en-US" w:eastAsia="en-US" w:bidi="ar-SA"/>
        </w:rPr>
        <w:t>main</w:t>
      </w:r>
      <w:r>
        <w:rPr>
          <w:rFonts w:ascii="Times New Roman" w:hAnsi="Times New Roman" w:eastAsia="Times New Roman" w:cs="Times New Roman"/>
          <w:sz w:val="24"/>
          <w:szCs w:val="24"/>
          <w:lang w:val="en-US" w:eastAsia="en-US" w:bidi="ar-SA"/>
        </w:rPr>
        <w:t xml:space="preserve"> findings </w:t>
      </w:r>
      <w:r>
        <w:rPr>
          <w:rFonts w:hint="default" w:ascii="Times New Roman" w:hAnsi="Times New Roman" w:eastAsia="Times New Roman" w:cs="Times New Roman"/>
          <w:sz w:val="24"/>
          <w:szCs w:val="24"/>
          <w:lang w:val="en-US" w:eastAsia="en-US" w:bidi="ar-SA"/>
        </w:rPr>
        <w:t>show</w:t>
      </w:r>
      <w:r>
        <w:rPr>
          <w:rFonts w:ascii="Times New Roman" w:hAnsi="Times New Roman" w:eastAsia="Times New Roman" w:cs="Times New Roman"/>
          <w:sz w:val="24"/>
          <w:szCs w:val="24"/>
          <w:lang w:val="en-US" w:eastAsia="en-US" w:bidi="ar-SA"/>
        </w:rPr>
        <w:t xml:space="preserve"> </w:t>
      </w:r>
      <w:r>
        <w:rPr>
          <w:rFonts w:hint="default" w:ascii="Times New Roman" w:hAnsi="Times New Roman" w:eastAsia="Times New Roman" w:cs="Times New Roman"/>
          <w:sz w:val="24"/>
          <w:szCs w:val="24"/>
          <w:lang w:val="en-US" w:eastAsia="en-US" w:bidi="ar-SA"/>
        </w:rPr>
        <w:t xml:space="preserve">although </w:t>
      </w:r>
      <w:r>
        <w:rPr>
          <w:rFonts w:ascii="Times New Roman" w:hAnsi="Times New Roman" w:eastAsia="Times New Roman" w:cs="Times New Roman"/>
          <w:sz w:val="24"/>
          <w:szCs w:val="24"/>
          <w:lang w:val="en-US" w:eastAsia="en-US" w:bidi="ar-SA"/>
        </w:rPr>
        <w:t xml:space="preserve">business analytics (BA) </w:t>
      </w:r>
      <w:r>
        <w:rPr>
          <w:rFonts w:hint="default" w:ascii="Times New Roman" w:hAnsi="Times New Roman" w:eastAsia="Times New Roman" w:cs="Times New Roman"/>
          <w:sz w:val="24"/>
          <w:szCs w:val="24"/>
          <w:lang w:val="en-US" w:eastAsia="en-US" w:bidi="ar-SA"/>
        </w:rPr>
        <w:t xml:space="preserve">possess </w:t>
      </w:r>
      <w:r>
        <w:rPr>
          <w:rFonts w:ascii="Times New Roman" w:hAnsi="Times New Roman" w:eastAsia="Times New Roman" w:cs="Times New Roman"/>
          <w:sz w:val="24"/>
          <w:szCs w:val="24"/>
          <w:lang w:val="en-US" w:eastAsia="en-US" w:bidi="ar-SA"/>
        </w:rPr>
        <w:t xml:space="preserve">clear and measurable advantages including population-level transaction testing, improved detection accuracy and real-time risk signaling, its effective application is considerably </w:t>
      </w:r>
      <w:r>
        <w:rPr>
          <w:rFonts w:hint="default" w:ascii="Times New Roman" w:hAnsi="Times New Roman" w:eastAsia="Times New Roman" w:cs="Times New Roman"/>
          <w:sz w:val="24"/>
          <w:szCs w:val="24"/>
          <w:lang w:val="en-US" w:eastAsia="en-US" w:bidi="ar-SA"/>
        </w:rPr>
        <w:t>hindered</w:t>
      </w:r>
      <w:r>
        <w:rPr>
          <w:rFonts w:ascii="Times New Roman" w:hAnsi="Times New Roman" w:eastAsia="Times New Roman" w:cs="Times New Roman"/>
          <w:sz w:val="24"/>
          <w:szCs w:val="24"/>
          <w:lang w:val="en-US" w:eastAsia="en-US" w:bidi="ar-SA"/>
        </w:rPr>
        <w:t xml:space="preserve"> by data quality deficiencies, recognized by 73</w:t>
      </w:r>
      <w:r>
        <w:rPr>
          <w:rFonts w:hint="default" w:ascii="Times New Roman" w:hAnsi="Times New Roman" w:eastAsia="Times New Roman" w:cs="Times New Roman"/>
          <w:sz w:val="24"/>
          <w:szCs w:val="24"/>
          <w:lang w:val="en-US" w:eastAsia="en-US" w:bidi="ar-SA"/>
        </w:rPr>
        <w:t>%</w:t>
      </w:r>
      <w:r>
        <w:rPr>
          <w:rFonts w:ascii="Times New Roman" w:hAnsi="Times New Roman" w:eastAsia="Times New Roman" w:cs="Times New Roman"/>
          <w:sz w:val="24"/>
          <w:szCs w:val="24"/>
          <w:lang w:val="en-US" w:eastAsia="en-US" w:bidi="ar-SA"/>
        </w:rPr>
        <w:t xml:space="preserve"> of organizations as the primary obstacle (Wolniak, 2024), skill gaps affecting 68</w:t>
      </w:r>
      <w:r>
        <w:rPr>
          <w:rFonts w:hint="default" w:ascii="Times New Roman" w:hAnsi="Times New Roman" w:eastAsia="Times New Roman" w:cs="Times New Roman"/>
          <w:sz w:val="24"/>
          <w:szCs w:val="24"/>
          <w:lang w:val="en-US" w:eastAsia="en-US" w:bidi="ar-SA"/>
        </w:rPr>
        <w:t>%</w:t>
      </w:r>
      <w:r>
        <w:rPr>
          <w:rFonts w:ascii="Times New Roman" w:hAnsi="Times New Roman" w:eastAsia="Times New Roman" w:cs="Times New Roman"/>
          <w:sz w:val="24"/>
          <w:szCs w:val="24"/>
          <w:lang w:val="en-US" w:eastAsia="en-US" w:bidi="ar-SA"/>
        </w:rPr>
        <w:t xml:space="preserve"> of audit teams (Vesty et al., 2023) and persistent ethical </w:t>
      </w:r>
      <w:r>
        <w:rPr>
          <w:rFonts w:hint="default" w:ascii="Times New Roman" w:hAnsi="Times New Roman" w:eastAsia="Times New Roman" w:cs="Times New Roman"/>
          <w:sz w:val="24"/>
          <w:szCs w:val="24"/>
          <w:lang w:val="en-US" w:eastAsia="en-US" w:bidi="ar-SA"/>
        </w:rPr>
        <w:t>issues</w:t>
      </w:r>
      <w:r>
        <w:rPr>
          <w:rFonts w:ascii="Times New Roman" w:hAnsi="Times New Roman" w:eastAsia="Times New Roman" w:cs="Times New Roman"/>
          <w:sz w:val="24"/>
          <w:szCs w:val="24"/>
          <w:lang w:val="en-US" w:eastAsia="en-US" w:bidi="ar-SA"/>
        </w:rPr>
        <w:t xml:space="preserve"> surrounding </w:t>
      </w:r>
      <w:r>
        <w:rPr>
          <w:rFonts w:hint="default" w:ascii="Times New Roman" w:hAnsi="Times New Roman" w:eastAsia="Times New Roman" w:cs="Times New Roman"/>
          <w:sz w:val="24"/>
          <w:szCs w:val="24"/>
          <w:lang w:val="en-US" w:eastAsia="en-US" w:bidi="ar-SA"/>
        </w:rPr>
        <w:t>ai based insight</w:t>
      </w:r>
      <w:r>
        <w:rPr>
          <w:rFonts w:ascii="Times New Roman" w:hAnsi="Times New Roman" w:eastAsia="Times New Roman" w:cs="Times New Roman"/>
          <w:sz w:val="24"/>
          <w:szCs w:val="24"/>
          <w:lang w:val="en-US" w:eastAsia="en-US" w:bidi="ar-SA"/>
        </w:rPr>
        <w:t xml:space="preserve"> and imbalance(Landers &amp; Behrend, 2023). Adoption rates differ </w:t>
      </w:r>
      <w:r>
        <w:rPr>
          <w:rFonts w:hint="default" w:ascii="Times New Roman" w:hAnsi="Times New Roman" w:eastAsia="Times New Roman" w:cs="Times New Roman"/>
          <w:sz w:val="24"/>
          <w:szCs w:val="24"/>
          <w:lang w:val="en-US" w:eastAsia="en-US" w:bidi="ar-SA"/>
        </w:rPr>
        <w:t xml:space="preserve">clearly </w:t>
      </w:r>
      <w:r>
        <w:rPr>
          <w:rFonts w:ascii="Times New Roman" w:hAnsi="Times New Roman" w:eastAsia="Times New Roman" w:cs="Times New Roman"/>
          <w:sz w:val="24"/>
          <w:szCs w:val="24"/>
          <w:lang w:val="en-US" w:eastAsia="en-US" w:bidi="ar-SA"/>
        </w:rPr>
        <w:t>across sectors</w:t>
      </w:r>
      <w:r>
        <w:rPr>
          <w:rFonts w:hint="default" w:ascii="Times New Roman" w:hAnsi="Times New Roman" w:eastAsia="Times New Roman" w:cs="Times New Roman"/>
          <w:sz w:val="24"/>
          <w:szCs w:val="24"/>
          <w:lang w:val="en-US" w:eastAsia="en-US" w:bidi="ar-SA"/>
        </w:rPr>
        <w:t xml:space="preserve"> particularly in the </w:t>
      </w:r>
      <w:r>
        <w:rPr>
          <w:rFonts w:ascii="Times New Roman" w:hAnsi="Times New Roman" w:eastAsia="Times New Roman" w:cs="Times New Roman"/>
          <w:sz w:val="24"/>
          <w:szCs w:val="24"/>
          <w:lang w:val="en-US" w:eastAsia="en-US" w:bidi="ar-SA"/>
        </w:rPr>
        <w:t xml:space="preserve">financial institutions </w:t>
      </w:r>
      <w:r>
        <w:rPr>
          <w:rFonts w:hint="default" w:ascii="Times New Roman" w:hAnsi="Times New Roman" w:eastAsia="Times New Roman" w:cs="Times New Roman"/>
          <w:sz w:val="24"/>
          <w:szCs w:val="24"/>
          <w:lang w:val="en-US" w:eastAsia="en-US" w:bidi="ar-SA"/>
        </w:rPr>
        <w:t>show a</w:t>
      </w:r>
      <w:r>
        <w:rPr>
          <w:rFonts w:ascii="Times New Roman" w:hAnsi="Times New Roman" w:eastAsia="Times New Roman" w:cs="Times New Roman"/>
          <w:sz w:val="24"/>
          <w:szCs w:val="24"/>
          <w:lang w:val="en-US" w:eastAsia="en-US" w:bidi="ar-SA"/>
        </w:rPr>
        <w:t xml:space="preserve"> rate of 87</w:t>
      </w:r>
      <w:r>
        <w:rPr>
          <w:rFonts w:hint="default" w:ascii="Times New Roman" w:hAnsi="Times New Roman" w:eastAsia="Times New Roman" w:cs="Times New Roman"/>
          <w:sz w:val="24"/>
          <w:szCs w:val="24"/>
          <w:lang w:val="en-US" w:eastAsia="en-US" w:bidi="ar-SA"/>
        </w:rPr>
        <w:t xml:space="preserve">% </w:t>
      </w:r>
      <w:r>
        <w:rPr>
          <w:rFonts w:ascii="Times New Roman" w:hAnsi="Times New Roman" w:eastAsia="Times New Roman" w:cs="Times New Roman"/>
          <w:sz w:val="24"/>
          <w:szCs w:val="24"/>
          <w:lang w:val="en-US" w:eastAsia="en-US" w:bidi="ar-SA"/>
        </w:rPr>
        <w:t>primarily due to regulatory pressures</w:t>
      </w:r>
      <w:r>
        <w:rPr>
          <w:rFonts w:hint="default" w:ascii="Times New Roman" w:hAnsi="Times New Roman" w:eastAsia="Times New Roman" w:cs="Times New Roman"/>
          <w:sz w:val="24"/>
          <w:szCs w:val="24"/>
          <w:lang w:val="en-US" w:eastAsia="en-US" w:bidi="ar-SA"/>
        </w:rPr>
        <w:t xml:space="preserve"> </w:t>
      </w:r>
      <w:r>
        <w:rPr>
          <w:rFonts w:ascii="Times New Roman" w:hAnsi="Times New Roman" w:eastAsia="Times New Roman" w:cs="Times New Roman"/>
          <w:sz w:val="24"/>
          <w:szCs w:val="24"/>
          <w:lang w:val="en-US" w:eastAsia="en-US" w:bidi="ar-SA"/>
        </w:rPr>
        <w:t>while small and medium-sized enterprises report a mere 23</w:t>
      </w:r>
      <w:r>
        <w:rPr>
          <w:rFonts w:hint="default" w:ascii="Times New Roman" w:hAnsi="Times New Roman" w:eastAsia="Times New Roman" w:cs="Times New Roman"/>
          <w:sz w:val="24"/>
          <w:szCs w:val="24"/>
          <w:lang w:val="en-US" w:eastAsia="en-US" w:bidi="ar-SA"/>
        </w:rPr>
        <w:t>%</w:t>
      </w:r>
      <w:r>
        <w:rPr>
          <w:rFonts w:ascii="Times New Roman" w:hAnsi="Times New Roman" w:eastAsia="Times New Roman" w:cs="Times New Roman"/>
          <w:sz w:val="24"/>
          <w:szCs w:val="24"/>
          <w:lang w:val="en-US" w:eastAsia="en-US" w:bidi="ar-SA"/>
        </w:rPr>
        <w:t>, mainly attributable to resource and capacity constraints (Kothandapani, 2025; Fiolleau et al., 2024). Forensic investigations are enhanced by network analysis skills (Hezam et al., 2023)</w:t>
      </w:r>
      <w:r>
        <w:rPr>
          <w:rFonts w:hint="default" w:ascii="Times New Roman" w:hAnsi="Times New Roman" w:eastAsia="Times New Roman" w:cs="Times New Roman"/>
          <w:sz w:val="24"/>
          <w:szCs w:val="24"/>
          <w:lang w:val="en-US" w:eastAsia="en-US" w:bidi="ar-SA"/>
        </w:rPr>
        <w:t xml:space="preserve"> </w:t>
      </w:r>
      <w:r>
        <w:rPr>
          <w:rFonts w:ascii="Times New Roman" w:hAnsi="Times New Roman" w:eastAsia="Times New Roman" w:cs="Times New Roman"/>
          <w:sz w:val="24"/>
          <w:szCs w:val="24"/>
          <w:lang w:val="en-US" w:eastAsia="en-US" w:bidi="ar-SA"/>
        </w:rPr>
        <w:t>and regulators are progressively adopting business analytics for systemic risk monitoring and compliance trend analysis (Syam et al., 2025).</w:t>
      </w:r>
    </w:p>
    <w:p w14:paraId="475411FC">
      <w:pPr>
        <w:spacing w:before="100" w:beforeAutospacing="1" w:after="100" w:afterAutospacing="1" w:line="240" w:lineRule="auto"/>
        <w:jc w:val="both"/>
        <w:rPr>
          <w:rFonts w:ascii="Times New Roman" w:hAnsi="Times New Roman" w:eastAsia="Times New Roman" w:cs="Times New Roman"/>
          <w:sz w:val="24"/>
          <w:szCs w:val="24"/>
          <w:lang w:val="en-US" w:eastAsia="en-US" w:bidi="ar-SA"/>
        </w:rPr>
      </w:pPr>
    </w:p>
    <w:p w14:paraId="00555084">
      <w:pPr>
        <w:spacing w:before="100" w:beforeAutospacing="1" w:after="100" w:afterAutospacing="1" w:line="240" w:lineRule="auto"/>
        <w:jc w:val="both"/>
        <w:rPr>
          <w:rFonts w:ascii="Times New Roman" w:hAnsi="Times New Roman" w:eastAsia="Times New Roman" w:cs="Times New Roman"/>
          <w:b w:val="0"/>
          <w:bCs w:val="0"/>
          <w:sz w:val="24"/>
          <w:szCs w:val="24"/>
          <w:lang w:val="en-US" w:eastAsia="en-US" w:bidi="ar-SA"/>
        </w:rPr>
      </w:pPr>
      <w:r>
        <w:rPr>
          <w:rFonts w:ascii="Times New Roman" w:hAnsi="Times New Roman" w:eastAsia="Times New Roman" w:cs="Times New Roman"/>
          <w:b w:val="0"/>
          <w:bCs w:val="0"/>
          <w:sz w:val="24"/>
          <w:szCs w:val="24"/>
          <w:lang w:val="en-US" w:eastAsia="en-US" w:bidi="ar-SA"/>
        </w:rPr>
        <w:t>This research provides several contributions to the domain of audit scholarship and practice. It develops a cohesive conceptual framework that amalgamates previously distinct research strands on business analytics in auditing, positioning analytics as a fundamental enabler of proactive, risk-orientated assurance rather than merely an ancillary instrument. It includes an evidence-based taxonomy of red-flag indicators and a systematic classification of implementation barriers</w:t>
      </w:r>
      <w:r>
        <w:rPr>
          <w:rFonts w:hint="default" w:ascii="Times New Roman" w:hAnsi="Times New Roman" w:eastAsia="Times New Roman" w:cs="Times New Roman"/>
          <w:b w:val="0"/>
          <w:bCs w:val="0"/>
          <w:sz w:val="24"/>
          <w:szCs w:val="24"/>
          <w:lang w:val="en-US" w:eastAsia="en-US" w:bidi="ar-SA"/>
        </w:rPr>
        <w:t>.It also provides a reference for future research and a sector-specific model for organizations at different levels of technical capability</w:t>
      </w:r>
      <w:r>
        <w:rPr>
          <w:rFonts w:ascii="Times New Roman" w:hAnsi="Times New Roman" w:eastAsia="Times New Roman" w:cs="Times New Roman"/>
          <w:b w:val="0"/>
          <w:bCs w:val="0"/>
          <w:sz w:val="24"/>
          <w:szCs w:val="24"/>
          <w:lang w:val="en-US" w:eastAsia="en-US" w:bidi="ar-SA"/>
        </w:rPr>
        <w:t xml:space="preserve">. </w:t>
      </w:r>
      <w:r>
        <w:rPr>
          <w:rFonts w:hint="default" w:ascii="Times New Roman" w:hAnsi="Times New Roman" w:eastAsia="Times New Roman" w:cs="Times New Roman"/>
          <w:b w:val="0"/>
          <w:bCs w:val="0"/>
          <w:sz w:val="24"/>
          <w:szCs w:val="24"/>
          <w:lang w:val="en-US" w:eastAsia="en-US" w:bidi="ar-SA"/>
        </w:rPr>
        <w:t>The study shows audit professionals with practical implementation strategies for key areas and assist software firms to design realistic analytical solutions. They also provide regulators and standard-setters with evidence to develop appropriate frameworks for digital auditing.</w:t>
      </w:r>
      <w:r>
        <w:rPr>
          <w:rFonts w:ascii="Times New Roman" w:hAnsi="Times New Roman" w:eastAsia="Times New Roman" w:cs="Times New Roman"/>
          <w:b w:val="0"/>
          <w:bCs w:val="0"/>
          <w:sz w:val="24"/>
          <w:szCs w:val="24"/>
          <w:lang w:val="en-US" w:eastAsia="en-US" w:bidi="ar-SA"/>
        </w:rPr>
        <w:t xml:space="preserve"> </w:t>
      </w:r>
      <w:r>
        <w:rPr>
          <w:rFonts w:hint="default" w:ascii="Times New Roman" w:hAnsi="Times New Roman" w:eastAsia="Times New Roman" w:cs="Times New Roman"/>
          <w:b w:val="0"/>
          <w:bCs w:val="0"/>
          <w:sz w:val="24"/>
          <w:szCs w:val="24"/>
          <w:lang w:val="en-US" w:eastAsia="en-US" w:bidi="ar-SA"/>
        </w:rPr>
        <w:t>Educational institutions are also associated because the literature shows the need for enhancing the quality of accounting and audit education. This includes projects that combine data science skills with traditional audit training.</w:t>
      </w:r>
    </w:p>
    <w:p w14:paraId="69076D0F">
      <w:pPr>
        <w:numPr>
          <w:ilvl w:val="0"/>
          <w:numId w:val="0"/>
        </w:numPr>
        <w:spacing w:line="360" w:lineRule="auto"/>
        <w:ind w:leftChars="0"/>
        <w:jc w:val="both"/>
        <w:rPr>
          <w:rFonts w:hint="default" w:ascii="Times New Roman" w:hAnsi="Times New Roman"/>
          <w:b/>
          <w:bCs/>
          <w:sz w:val="24"/>
          <w:szCs w:val="24"/>
        </w:rPr>
      </w:pPr>
      <w:r>
        <w:rPr>
          <w:rFonts w:hint="default" w:ascii="Times New Roman" w:hAnsi="Times New Roman"/>
          <w:b/>
          <w:bCs/>
          <w:sz w:val="24"/>
          <w:szCs w:val="24"/>
        </w:rPr>
        <w:t> </w:t>
      </w:r>
    </w:p>
    <w:p w14:paraId="53AD6909">
      <w:pPr>
        <w:numPr>
          <w:ilvl w:val="0"/>
          <w:numId w:val="2"/>
        </w:numPr>
        <w:spacing w:line="360" w:lineRule="auto"/>
        <w:jc w:val="both"/>
        <w:rPr>
          <w:rFonts w:ascii="Times New Roman" w:hAnsi="Times New Roman"/>
          <w:b/>
          <w:bCs/>
          <w:sz w:val="24"/>
          <w:szCs w:val="24"/>
        </w:rPr>
      </w:pPr>
      <w:r>
        <w:rPr>
          <w:rFonts w:ascii="Times New Roman" w:hAnsi="Times New Roman"/>
          <w:b/>
          <w:bCs/>
          <w:sz w:val="24"/>
          <w:szCs w:val="24"/>
        </w:rPr>
        <w:t>Methodology:</w:t>
      </w:r>
    </w:p>
    <w:p w14:paraId="19E86DD3">
      <w:pPr>
        <w:spacing w:line="360" w:lineRule="auto"/>
        <w:jc w:val="both"/>
        <w:rPr>
          <w:rFonts w:ascii="Times New Roman" w:hAnsi="Times New Roman" w:cs="Times New Roman"/>
          <w:b w:val="0"/>
          <w:bCs w:val="0"/>
          <w:sz w:val="24"/>
          <w:szCs w:val="24"/>
        </w:rPr>
      </w:pPr>
      <w:r>
        <w:rPr>
          <w:rFonts w:hint="default" w:ascii="Times New Roman" w:hAnsi="Times New Roman"/>
          <w:b w:val="0"/>
          <w:bCs w:val="0"/>
          <w:sz w:val="24"/>
          <w:szCs w:val="24"/>
        </w:rPr>
        <w:t xml:space="preserve">This study provides a structured qualitative approach to evaluate the impact of business analytics on auditing and fraud detection. It enables the facilitation of the systematic identification and evaluation of digital technologies, auditing procedures and fraud indications. The process implements comparative and thematic analysis </w:t>
      </w:r>
      <w:r>
        <w:rPr>
          <w:rFonts w:hint="default" w:ascii="Times New Roman" w:hAnsi="Times New Roman"/>
          <w:b w:val="0"/>
          <w:bCs w:val="0"/>
          <w:sz w:val="24"/>
          <w:szCs w:val="24"/>
          <w:lang w:val="en-US"/>
        </w:rPr>
        <w:t>so that it can</w:t>
      </w:r>
      <w:r>
        <w:rPr>
          <w:rFonts w:hint="default" w:ascii="Times New Roman" w:hAnsi="Times New Roman"/>
          <w:b w:val="0"/>
          <w:bCs w:val="0"/>
          <w:sz w:val="24"/>
          <w:szCs w:val="24"/>
        </w:rPr>
        <w:t xml:space="preserve"> integrate theoretical insights with practical evidence. Considering the transdisciplinary and intellectual nature of the research challenge, this study adopts an integrative review technique </w:t>
      </w:r>
      <w:r>
        <w:rPr>
          <w:rFonts w:hint="default" w:ascii="Times New Roman" w:hAnsi="Times New Roman"/>
          <w:b w:val="0"/>
          <w:bCs w:val="0"/>
          <w:sz w:val="24"/>
          <w:szCs w:val="24"/>
          <w:lang w:val="en-US"/>
        </w:rPr>
        <w:t xml:space="preserve">instead of </w:t>
      </w:r>
      <w:r>
        <w:rPr>
          <w:rFonts w:hint="default" w:ascii="Times New Roman" w:hAnsi="Times New Roman"/>
          <w:b w:val="0"/>
          <w:bCs w:val="0"/>
          <w:sz w:val="24"/>
          <w:szCs w:val="24"/>
        </w:rPr>
        <w:t>a simple systematic review</w:t>
      </w:r>
      <w:r>
        <w:rPr>
          <w:rFonts w:hint="default" w:ascii="Times New Roman" w:hAnsi="Times New Roman"/>
          <w:b w:val="0"/>
          <w:bCs w:val="0"/>
          <w:sz w:val="24"/>
          <w:szCs w:val="24"/>
          <w:lang w:val="en-US"/>
        </w:rPr>
        <w:t xml:space="preserve"> which is </w:t>
      </w:r>
      <w:r>
        <w:rPr>
          <w:rFonts w:hint="default" w:ascii="Times New Roman" w:hAnsi="Times New Roman"/>
          <w:b w:val="0"/>
          <w:bCs w:val="0"/>
          <w:sz w:val="24"/>
          <w:szCs w:val="24"/>
        </w:rPr>
        <w:t xml:space="preserve">emphasizing synthesis rather than </w:t>
      </w:r>
      <w:r>
        <w:rPr>
          <w:rFonts w:hint="default" w:ascii="Times New Roman" w:hAnsi="Times New Roman"/>
          <w:b w:val="0"/>
          <w:bCs w:val="0"/>
          <w:sz w:val="24"/>
          <w:szCs w:val="24"/>
          <w:lang w:val="en-US"/>
        </w:rPr>
        <w:t>data pooling</w:t>
      </w:r>
      <w:r>
        <w:rPr>
          <w:rFonts w:hint="default" w:ascii="Times New Roman" w:hAnsi="Times New Roman"/>
          <w:b w:val="0"/>
          <w:bCs w:val="0"/>
          <w:sz w:val="24"/>
          <w:szCs w:val="24"/>
        </w:rPr>
        <w:t xml:space="preserve">. To improve transparency and rigor, a PRISMA-based screening structure was </w:t>
      </w:r>
      <w:r>
        <w:rPr>
          <w:rFonts w:hint="default" w:ascii="Times New Roman" w:hAnsi="Times New Roman"/>
          <w:b w:val="0"/>
          <w:bCs w:val="0"/>
          <w:sz w:val="24"/>
          <w:szCs w:val="24"/>
          <w:lang w:val="en-US"/>
        </w:rPr>
        <w:t xml:space="preserve">applied while  selecting </w:t>
      </w:r>
      <w:r>
        <w:rPr>
          <w:rFonts w:hint="default" w:ascii="Times New Roman" w:hAnsi="Times New Roman"/>
          <w:b w:val="0"/>
          <w:bCs w:val="0"/>
          <w:sz w:val="24"/>
          <w:szCs w:val="24"/>
        </w:rPr>
        <w:t>the literature.</w:t>
      </w:r>
    </w:p>
    <w:p w14:paraId="0A18ED86">
      <w:pPr>
        <w:spacing w:line="360" w:lineRule="auto"/>
        <w:jc w:val="both"/>
        <w:rPr>
          <w:rFonts w:ascii="Times New Roman" w:hAnsi="Times New Roman"/>
          <w:b/>
          <w:bCs/>
          <w:sz w:val="24"/>
          <w:szCs w:val="24"/>
        </w:rPr>
      </w:pPr>
      <w:r>
        <w:rPr>
          <w:rFonts w:ascii="Times New Roman" w:hAnsi="Times New Roman"/>
          <w:b/>
          <w:bCs/>
          <w:sz w:val="24"/>
          <w:szCs w:val="24"/>
        </w:rPr>
        <w:t>2.1.  Research Design, Philosophical Orientation and Analytical Strategy</w:t>
      </w:r>
    </w:p>
    <w:p w14:paraId="144D9145">
      <w:pPr>
        <w:spacing w:line="360" w:lineRule="auto"/>
        <w:jc w:val="both"/>
        <w:rPr>
          <w:rFonts w:hint="default" w:ascii="Times New Roman" w:hAnsi="Times New Roman"/>
          <w:sz w:val="24"/>
          <w:szCs w:val="24"/>
          <w:lang w:val="en-US"/>
        </w:rPr>
      </w:pPr>
      <w:r>
        <w:rPr>
          <w:rFonts w:ascii="Times New Roman" w:hAnsi="Times New Roman"/>
          <w:sz w:val="24"/>
          <w:szCs w:val="24"/>
        </w:rPr>
        <w:t>The current research implements a qualitative, exploratory</w:t>
      </w:r>
      <w:r>
        <w:rPr>
          <w:rFonts w:hint="default" w:ascii="Times New Roman" w:hAnsi="Times New Roman"/>
          <w:sz w:val="24"/>
          <w:szCs w:val="24"/>
          <w:lang w:val="en-US"/>
        </w:rPr>
        <w:t xml:space="preserve"> </w:t>
      </w:r>
      <w:r>
        <w:rPr>
          <w:rFonts w:ascii="Times New Roman" w:hAnsi="Times New Roman"/>
          <w:sz w:val="24"/>
          <w:szCs w:val="24"/>
        </w:rPr>
        <w:t xml:space="preserve">and integrative review design to </w:t>
      </w:r>
      <w:r>
        <w:rPr>
          <w:rFonts w:hint="default" w:ascii="Times New Roman" w:hAnsi="Times New Roman"/>
          <w:sz w:val="24"/>
          <w:szCs w:val="24"/>
          <w:lang w:val="en-US"/>
        </w:rPr>
        <w:t>reinforce</w:t>
      </w:r>
      <w:r>
        <w:rPr>
          <w:rFonts w:ascii="Times New Roman" w:hAnsi="Times New Roman"/>
          <w:sz w:val="24"/>
          <w:szCs w:val="24"/>
        </w:rPr>
        <w:t xml:space="preserve"> </w:t>
      </w:r>
      <w:r>
        <w:rPr>
          <w:rFonts w:hint="default" w:ascii="Times New Roman" w:hAnsi="Times New Roman"/>
          <w:sz w:val="24"/>
          <w:szCs w:val="24"/>
          <w:lang w:val="en-US"/>
        </w:rPr>
        <w:t>mixed information</w:t>
      </w:r>
      <w:r>
        <w:rPr>
          <w:rFonts w:ascii="Times New Roman" w:hAnsi="Times New Roman"/>
          <w:sz w:val="24"/>
          <w:szCs w:val="24"/>
        </w:rPr>
        <w:t xml:space="preserve"> </w:t>
      </w:r>
      <w:r>
        <w:rPr>
          <w:rFonts w:hint="default" w:ascii="Times New Roman" w:hAnsi="Times New Roman"/>
          <w:sz w:val="24"/>
          <w:szCs w:val="24"/>
          <w:lang w:val="en-US"/>
        </w:rPr>
        <w:t xml:space="preserve">sources </w:t>
      </w:r>
      <w:r>
        <w:rPr>
          <w:rFonts w:ascii="Times New Roman" w:hAnsi="Times New Roman"/>
          <w:sz w:val="24"/>
          <w:szCs w:val="24"/>
        </w:rPr>
        <w:t xml:space="preserve">about audit innovation, fraud detection and business analytics. </w:t>
      </w:r>
      <w:r>
        <w:rPr>
          <w:rFonts w:ascii="Times New Roman" w:hAnsi="Times New Roman"/>
          <w:b w:val="0"/>
          <w:bCs w:val="0"/>
          <w:sz w:val="24"/>
          <w:szCs w:val="24"/>
        </w:rPr>
        <w:t xml:space="preserve">The </w:t>
      </w:r>
      <w:r>
        <w:rPr>
          <w:rFonts w:hint="default" w:ascii="Times New Roman" w:hAnsi="Times New Roman"/>
          <w:b w:val="0"/>
          <w:bCs w:val="0"/>
          <w:sz w:val="24"/>
          <w:szCs w:val="24"/>
          <w:lang w:val="en-US"/>
        </w:rPr>
        <w:t>aim of this technique to</w:t>
      </w:r>
      <w:r>
        <w:rPr>
          <w:rFonts w:ascii="Times New Roman" w:hAnsi="Times New Roman"/>
          <w:b w:val="0"/>
          <w:bCs w:val="0"/>
          <w:sz w:val="24"/>
          <w:szCs w:val="24"/>
        </w:rPr>
        <w:t xml:space="preserve"> derive conceptual patterns and operational principles from numerous literature and industrial techniques</w:t>
      </w:r>
      <w:r>
        <w:rPr>
          <w:rFonts w:hint="default" w:ascii="Times New Roman" w:hAnsi="Times New Roman"/>
          <w:b w:val="0"/>
          <w:bCs w:val="0"/>
          <w:sz w:val="24"/>
          <w:szCs w:val="24"/>
          <w:lang w:val="en-US"/>
        </w:rPr>
        <w:t xml:space="preserve"> without depending on</w:t>
      </w:r>
      <w:r>
        <w:rPr>
          <w:rFonts w:ascii="Times New Roman" w:hAnsi="Times New Roman"/>
          <w:b w:val="0"/>
          <w:bCs w:val="0"/>
          <w:sz w:val="24"/>
          <w:szCs w:val="24"/>
        </w:rPr>
        <w:t xml:space="preserve"> a </w:t>
      </w:r>
      <w:r>
        <w:rPr>
          <w:rFonts w:hint="default" w:ascii="Times New Roman" w:hAnsi="Times New Roman"/>
          <w:b w:val="0"/>
          <w:bCs w:val="0"/>
          <w:sz w:val="24"/>
          <w:szCs w:val="24"/>
          <w:lang w:val="en-US"/>
        </w:rPr>
        <w:t>fixed idea</w:t>
      </w:r>
      <w:r>
        <w:rPr>
          <w:rFonts w:ascii="Times New Roman" w:hAnsi="Times New Roman"/>
          <w:sz w:val="24"/>
          <w:szCs w:val="24"/>
        </w:rPr>
        <w:t xml:space="preserve">. The </w:t>
      </w:r>
      <w:r>
        <w:rPr>
          <w:rFonts w:hint="default" w:ascii="Times New Roman" w:hAnsi="Times New Roman"/>
          <w:sz w:val="24"/>
          <w:szCs w:val="24"/>
          <w:lang w:val="en-US"/>
        </w:rPr>
        <w:t>main goal of this study is to</w:t>
      </w:r>
      <w:r>
        <w:rPr>
          <w:rFonts w:ascii="Times New Roman" w:hAnsi="Times New Roman"/>
          <w:sz w:val="24"/>
          <w:szCs w:val="24"/>
        </w:rPr>
        <w:t xml:space="preserve"> uncover implicit assumptions and emerging patterns that influence the adoption of</w:t>
      </w:r>
      <w:r>
        <w:rPr>
          <w:rFonts w:hint="default" w:ascii="Times New Roman" w:hAnsi="Times New Roman"/>
          <w:sz w:val="24"/>
          <w:szCs w:val="24"/>
          <w:lang w:val="en-US"/>
        </w:rPr>
        <w:t xml:space="preserve"> business</w:t>
      </w:r>
      <w:r>
        <w:rPr>
          <w:rFonts w:ascii="Times New Roman" w:hAnsi="Times New Roman"/>
          <w:sz w:val="24"/>
          <w:szCs w:val="24"/>
        </w:rPr>
        <w:t xml:space="preserve"> analytics in audit environments by drawing upon multiple sources. The interpretive lens suggests that audit tools and red-flag indicators acquire meaning and effectiveness through their </w:t>
      </w:r>
      <w:r>
        <w:rPr>
          <w:rFonts w:ascii="Times New Roman" w:hAnsi="Times New Roman"/>
          <w:sz w:val="24"/>
          <w:szCs w:val="24"/>
          <w:lang w:val="en-US"/>
        </w:rPr>
        <w:t>positioning</w:t>
      </w:r>
      <w:r>
        <w:rPr>
          <w:rFonts w:ascii="Times New Roman" w:hAnsi="Times New Roman"/>
          <w:sz w:val="24"/>
          <w:szCs w:val="24"/>
        </w:rPr>
        <w:t xml:space="preserve"> in distinct institutional, technological and cultural configurations. This conceptual approach </w:t>
      </w:r>
      <w:r>
        <w:rPr>
          <w:rFonts w:hint="default" w:ascii="Times New Roman" w:hAnsi="Times New Roman"/>
          <w:sz w:val="24"/>
          <w:szCs w:val="24"/>
          <w:lang w:val="en-US"/>
        </w:rPr>
        <w:t xml:space="preserve">shows </w:t>
      </w:r>
      <w:r>
        <w:rPr>
          <w:rFonts w:ascii="Times New Roman" w:hAnsi="Times New Roman"/>
          <w:sz w:val="24"/>
          <w:szCs w:val="24"/>
        </w:rPr>
        <w:t xml:space="preserve">that audit technologies evolve in response to localized institutional demands and sociocultural influences, not in a vacuum. </w:t>
      </w:r>
      <w:r>
        <w:rPr>
          <w:rFonts w:hint="default" w:ascii="Times New Roman" w:hAnsi="Times New Roman"/>
          <w:b w:val="0"/>
          <w:bCs w:val="0"/>
          <w:sz w:val="24"/>
          <w:szCs w:val="24"/>
          <w:lang w:val="en-US"/>
        </w:rPr>
        <w:t>T</w:t>
      </w:r>
      <w:r>
        <w:rPr>
          <w:rFonts w:hint="default" w:ascii="Times New Roman" w:hAnsi="Times New Roman"/>
          <w:b w:val="0"/>
          <w:bCs w:val="0"/>
          <w:sz w:val="24"/>
          <w:szCs w:val="24"/>
        </w:rPr>
        <w:t>he integrative review approach enables the inclusion of empirical studies, theoretical frameworks, grey literature</w:t>
      </w: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rPr>
        <w:t>and industry reports</w:t>
      </w:r>
      <w:r>
        <w:rPr>
          <w:rFonts w:hint="default" w:ascii="Times New Roman" w:hAnsi="Times New Roman"/>
          <w:b w:val="0"/>
          <w:bCs w:val="0"/>
          <w:sz w:val="24"/>
          <w:szCs w:val="24"/>
          <w:lang w:val="en-US"/>
        </w:rPr>
        <w:t xml:space="preserve"> that are </w:t>
      </w:r>
      <w:r>
        <w:rPr>
          <w:rFonts w:hint="default" w:ascii="Times New Roman" w:hAnsi="Times New Roman"/>
          <w:b w:val="0"/>
          <w:bCs w:val="0"/>
          <w:sz w:val="24"/>
          <w:szCs w:val="24"/>
        </w:rPr>
        <w:t>facilitating the exploration of emerging trends and practical challenges</w:t>
      </w:r>
      <w:r>
        <w:rPr>
          <w:rFonts w:hint="default" w:ascii="Times New Roman" w:hAnsi="Times New Roman"/>
          <w:b/>
          <w:bCs/>
          <w:sz w:val="24"/>
          <w:szCs w:val="24"/>
        </w:rPr>
        <w:t>.</w:t>
      </w:r>
      <w:r>
        <w:rPr>
          <w:rFonts w:ascii="Times New Roman" w:hAnsi="Times New Roman"/>
          <w:sz w:val="24"/>
          <w:szCs w:val="24"/>
        </w:rPr>
        <w:t xml:space="preserve"> </w:t>
      </w:r>
      <w:r>
        <w:rPr>
          <w:rFonts w:hint="default" w:ascii="Times New Roman" w:hAnsi="Times New Roman"/>
          <w:sz w:val="24"/>
          <w:szCs w:val="24"/>
          <w:lang w:val="en-US"/>
        </w:rPr>
        <w:t>The study uses</w:t>
      </w:r>
      <w:r>
        <w:rPr>
          <w:rFonts w:ascii="Times New Roman" w:hAnsi="Times New Roman"/>
          <w:sz w:val="24"/>
          <w:szCs w:val="24"/>
        </w:rPr>
        <w:t xml:space="preserve"> narrative synthesis and comparative </w:t>
      </w:r>
      <w:r>
        <w:rPr>
          <w:rFonts w:hint="default" w:ascii="Times New Roman" w:hAnsi="Times New Roman"/>
          <w:sz w:val="24"/>
          <w:szCs w:val="24"/>
          <w:lang w:val="en-US"/>
        </w:rPr>
        <w:t xml:space="preserve">study </w:t>
      </w:r>
      <w:r>
        <w:rPr>
          <w:rFonts w:ascii="Times New Roman" w:hAnsi="Times New Roman"/>
          <w:sz w:val="24"/>
          <w:szCs w:val="24"/>
        </w:rPr>
        <w:t xml:space="preserve"> theoretical synthesis</w:t>
      </w:r>
      <w:r>
        <w:rPr>
          <w:rFonts w:hint="default" w:ascii="Times New Roman" w:hAnsi="Times New Roman"/>
          <w:sz w:val="24"/>
          <w:szCs w:val="24"/>
          <w:lang w:val="en-US"/>
        </w:rPr>
        <w:t xml:space="preserve"> to better understand the summary of the results</w:t>
      </w:r>
      <w:r>
        <w:rPr>
          <w:rFonts w:ascii="Times New Roman" w:hAnsi="Times New Roman"/>
          <w:sz w:val="24"/>
          <w:szCs w:val="24"/>
        </w:rPr>
        <w:t>.</w:t>
      </w:r>
      <w:r>
        <w:rPr>
          <w:rFonts w:hint="default" w:ascii="Times New Roman" w:hAnsi="Times New Roman"/>
          <w:sz w:val="24"/>
          <w:szCs w:val="24"/>
          <w:lang w:val="en-US"/>
        </w:rPr>
        <w:t>This design was selected due to its suitability for addressing complex and interdisciplinary research problems.</w:t>
      </w:r>
    </w:p>
    <w:p w14:paraId="05BAFBB1">
      <w:pPr>
        <w:spacing w:line="360" w:lineRule="auto"/>
        <w:jc w:val="both"/>
        <w:rPr>
          <w:rFonts w:ascii="Times New Roman" w:hAnsi="Times New Roman"/>
          <w:b/>
          <w:bCs/>
          <w:sz w:val="24"/>
          <w:szCs w:val="24"/>
        </w:rPr>
      </w:pPr>
    </w:p>
    <w:p w14:paraId="7ECAC2EE">
      <w:pPr>
        <w:spacing w:line="360" w:lineRule="auto"/>
        <w:jc w:val="both"/>
        <w:rPr>
          <w:rFonts w:ascii="Times New Roman" w:hAnsi="Times New Roman"/>
          <w:b/>
          <w:bCs/>
          <w:sz w:val="24"/>
          <w:szCs w:val="24"/>
        </w:rPr>
      </w:pPr>
      <w:r>
        <w:rPr>
          <w:rFonts w:ascii="Times New Roman" w:hAnsi="Times New Roman"/>
          <w:b/>
          <w:bCs/>
          <w:sz w:val="24"/>
          <w:szCs w:val="24"/>
        </w:rPr>
        <w:t>2.2. Literature</w:t>
      </w:r>
      <w:r>
        <w:rPr>
          <w:rFonts w:hint="default" w:ascii="Times New Roman" w:hAnsi="Times New Roman"/>
          <w:b/>
          <w:bCs/>
          <w:sz w:val="24"/>
          <w:szCs w:val="24"/>
          <w:lang w:val="en-US"/>
        </w:rPr>
        <w:t xml:space="preserve"> Search</w:t>
      </w:r>
      <w:r>
        <w:rPr>
          <w:rFonts w:ascii="Times New Roman" w:hAnsi="Times New Roman"/>
          <w:b/>
          <w:bCs/>
          <w:sz w:val="24"/>
          <w:szCs w:val="24"/>
        </w:rPr>
        <w:t xml:space="preserve"> and Source Selection </w:t>
      </w:r>
    </w:p>
    <w:p w14:paraId="43A50D83">
      <w:pPr>
        <w:spacing w:line="360" w:lineRule="auto"/>
        <w:jc w:val="both"/>
        <w:rPr>
          <w:rFonts w:ascii="Times New Roman" w:hAnsi="Times New Roman"/>
          <w:sz w:val="24"/>
          <w:szCs w:val="24"/>
        </w:rPr>
      </w:pPr>
    </w:p>
    <w:p w14:paraId="2E04278B">
      <w:pPr>
        <w:spacing w:line="360" w:lineRule="auto"/>
        <w:jc w:val="both"/>
        <w:rPr>
          <w:rStyle w:val="6"/>
        </w:rPr>
      </w:pPr>
      <w:r>
        <w:rPr>
          <w:rFonts w:ascii="Times New Roman" w:hAnsi="Times New Roman"/>
          <w:sz w:val="24"/>
          <w:szCs w:val="24"/>
        </w:rPr>
        <w:t xml:space="preserve">This study </w:t>
      </w:r>
      <w:r>
        <w:rPr>
          <w:rFonts w:hint="default" w:ascii="Times New Roman" w:hAnsi="Times New Roman"/>
          <w:sz w:val="24"/>
          <w:szCs w:val="24"/>
          <w:lang w:val="en-US"/>
        </w:rPr>
        <w:t xml:space="preserve">implemented </w:t>
      </w:r>
      <w:r>
        <w:rPr>
          <w:rFonts w:ascii="Times New Roman" w:hAnsi="Times New Roman"/>
          <w:sz w:val="24"/>
          <w:szCs w:val="24"/>
        </w:rPr>
        <w:t xml:space="preserve">a multi-stage retrieval technique to compile an extensive body of academic and professional literature on audit analytics and fraud detection systems. A purposive sampling strategy was </w:t>
      </w:r>
      <w:r>
        <w:rPr>
          <w:rFonts w:hint="default" w:ascii="Times New Roman" w:hAnsi="Times New Roman"/>
          <w:sz w:val="24"/>
          <w:szCs w:val="24"/>
          <w:lang w:val="en-US"/>
        </w:rPr>
        <w:t xml:space="preserve">applied and </w:t>
      </w:r>
      <w:r>
        <w:rPr>
          <w:rFonts w:ascii="Times New Roman" w:hAnsi="Times New Roman"/>
          <w:sz w:val="24"/>
          <w:szCs w:val="24"/>
        </w:rPr>
        <w:t xml:space="preserve">enhanced by iterative refinement of search terms to </w:t>
      </w:r>
      <w:r>
        <w:rPr>
          <w:rFonts w:hint="default" w:ascii="Times New Roman" w:hAnsi="Times New Roman"/>
          <w:sz w:val="24"/>
          <w:szCs w:val="24"/>
          <w:lang w:val="en-US"/>
        </w:rPr>
        <w:t xml:space="preserve">ensure </w:t>
      </w:r>
      <w:r>
        <w:rPr>
          <w:rFonts w:ascii="Times New Roman" w:hAnsi="Times New Roman"/>
          <w:sz w:val="24"/>
          <w:szCs w:val="24"/>
        </w:rPr>
        <w:t xml:space="preserve">thematic accuracy. Keywords encompassed “audit automation,” “fraud analytics,” “continuous auditing,” “anomaly detection in finance” and “digital auditing frameworks” along with other pertinent terms. </w:t>
      </w:r>
      <w:r>
        <w:rPr>
          <w:rFonts w:hint="default" w:ascii="Times New Roman" w:hAnsi="Times New Roman"/>
          <w:sz w:val="24"/>
          <w:szCs w:val="24"/>
        </w:rPr>
        <w:t>Academic resources were retrieved from five primary databases: Scopus (n = 64), Web of Science (n = 41), IEEE Xplore (n = 36), SSRN (n = 58), and Google Scholar (n = 73). Additionally</w:t>
      </w:r>
      <w:r>
        <w:rPr>
          <w:rFonts w:hint="default" w:ascii="Times New Roman" w:hAnsi="Times New Roman"/>
          <w:sz w:val="24"/>
          <w:szCs w:val="24"/>
          <w:lang w:val="en-US"/>
        </w:rPr>
        <w:t xml:space="preserve"> </w:t>
      </w:r>
      <w:r>
        <w:rPr>
          <w:rFonts w:hint="default" w:ascii="Times New Roman" w:hAnsi="Times New Roman"/>
          <w:sz w:val="24"/>
          <w:szCs w:val="24"/>
        </w:rPr>
        <w:t xml:space="preserve">25 documents from industry reports and white papers released by ISACA and the Big Four accounting firms were incorporated </w:t>
      </w:r>
      <w:r>
        <w:rPr>
          <w:rFonts w:hint="default" w:ascii="Times New Roman" w:hAnsi="Times New Roman"/>
          <w:sz w:val="24"/>
          <w:szCs w:val="24"/>
          <w:lang w:val="en-US"/>
        </w:rPr>
        <w:t>to ensure</w:t>
      </w:r>
      <w:r>
        <w:rPr>
          <w:rFonts w:hint="default" w:ascii="Times New Roman" w:hAnsi="Times New Roman"/>
          <w:sz w:val="24"/>
          <w:szCs w:val="24"/>
        </w:rPr>
        <w:t xml:space="preserve"> combination of academic rigor and practical applicability.</w:t>
      </w:r>
      <w:r>
        <w:rPr>
          <w:rFonts w:ascii="Times New Roman" w:hAnsi="Times New Roman"/>
          <w:sz w:val="24"/>
          <w:szCs w:val="24"/>
        </w:rPr>
        <w:t xml:space="preserve">The inclusion criteria </w:t>
      </w:r>
      <w:r>
        <w:rPr>
          <w:rFonts w:hint="default" w:ascii="Times New Roman" w:hAnsi="Times New Roman"/>
          <w:sz w:val="24"/>
          <w:szCs w:val="24"/>
          <w:lang w:val="en-US"/>
        </w:rPr>
        <w:t xml:space="preserve">showed </w:t>
      </w:r>
      <w:r>
        <w:rPr>
          <w:rFonts w:ascii="Times New Roman" w:hAnsi="Times New Roman"/>
          <w:sz w:val="24"/>
          <w:szCs w:val="24"/>
        </w:rPr>
        <w:t xml:space="preserve">methodological transparency relevance to digital auditing or fraud analytics and practical usefulness to organizational decision-making. </w:t>
      </w:r>
      <w:r>
        <w:rPr>
          <w:rFonts w:hint="default" w:ascii="Times New Roman" w:hAnsi="Times New Roman"/>
          <w:sz w:val="24"/>
          <w:szCs w:val="24"/>
          <w:lang w:val="en-US"/>
        </w:rPr>
        <w:t>Editorial documents</w:t>
      </w:r>
      <w:r>
        <w:rPr>
          <w:rFonts w:hint="default" w:ascii="Times New Roman" w:hAnsi="Times New Roman"/>
          <w:sz w:val="24"/>
          <w:szCs w:val="24"/>
        </w:rPr>
        <w:t xml:space="preserve"> lacked clarity in execution</w:t>
      </w:r>
      <w:r>
        <w:rPr>
          <w:rFonts w:hint="default" w:ascii="Times New Roman" w:hAnsi="Times New Roman"/>
          <w:sz w:val="24"/>
          <w:szCs w:val="24"/>
          <w:lang w:val="en-US"/>
        </w:rPr>
        <w:t xml:space="preserve"> </w:t>
      </w:r>
      <w:r>
        <w:rPr>
          <w:rFonts w:hint="default" w:ascii="Times New Roman" w:hAnsi="Times New Roman"/>
          <w:sz w:val="24"/>
          <w:szCs w:val="24"/>
        </w:rPr>
        <w:t>or concentrated on non-financial aspects were eliminated. After a comprehensive examination of titles, abstracts, and complete texts, 84 pertinent sources were identified from an original collection of 272 documents.</w:t>
      </w:r>
      <w:r>
        <w:rPr>
          <w:rFonts w:ascii="Times New Roman" w:hAnsi="Times New Roman" w:cs="Times New Roman"/>
          <w:sz w:val="24"/>
          <w:szCs w:val="24"/>
        </w:rPr>
        <w:t xml:space="preserve"> </w:t>
      </w:r>
    </w:p>
    <w:p w14:paraId="71EA2408">
      <w:pPr>
        <w:spacing w:line="360" w:lineRule="auto"/>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The literature selection process is summarized in Table 1, outlining each stage of screening from the initial pool to the final set of 84 studies</w:t>
      </w:r>
    </w:p>
    <w:p w14:paraId="3D35DDFB">
      <w:pPr>
        <w:spacing w:line="360" w:lineRule="auto"/>
        <w:jc w:val="both"/>
        <w:rPr>
          <w:rStyle w:val="6"/>
          <w:rFonts w:hint="default" w:ascii="Times New Roman" w:hAnsi="Times New Roman" w:cs="Times New Roman"/>
          <w:sz w:val="24"/>
          <w:szCs w:val="24"/>
        </w:rPr>
      </w:pPr>
    </w:p>
    <w:tbl>
      <w:tblPr>
        <w:tblStyle w:val="13"/>
        <w:tblpPr w:leftFromText="180" w:rightFromText="180" w:vertAnchor="text" w:tblpX="1" w:tblpY="-1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9"/>
        <w:gridCol w:w="1238"/>
        <w:gridCol w:w="4291"/>
      </w:tblGrid>
      <w:tr w14:paraId="27A10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189" w:type="dxa"/>
          </w:tcPr>
          <w:p w14:paraId="65F854BC">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Screening Phase    </w:t>
            </w:r>
          </w:p>
        </w:tc>
        <w:tc>
          <w:tcPr>
            <w:tcW w:w="1238" w:type="dxa"/>
          </w:tcPr>
          <w:p w14:paraId="0735749D">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Document Count </w:t>
            </w:r>
          </w:p>
        </w:tc>
        <w:tc>
          <w:tcPr>
            <w:tcW w:w="4291" w:type="dxa"/>
          </w:tcPr>
          <w:p w14:paraId="2A726154">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Overview  </w:t>
            </w:r>
          </w:p>
        </w:tc>
      </w:tr>
      <w:tr w14:paraId="3CAAD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2189" w:type="dxa"/>
          </w:tcPr>
          <w:p w14:paraId="15CABE89">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Total records initially retrieved   </w:t>
            </w:r>
          </w:p>
        </w:tc>
        <w:tc>
          <w:tcPr>
            <w:tcW w:w="1238" w:type="dxa"/>
          </w:tcPr>
          <w:p w14:paraId="30D67426">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297  </w:t>
            </w:r>
          </w:p>
        </w:tc>
        <w:tc>
          <w:tcPr>
            <w:tcW w:w="4291" w:type="dxa"/>
          </w:tcPr>
          <w:p w14:paraId="6AB01D9E">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from Scopus, Web of Science,    EEE Xplore, SSRN, Google Scholar, and industry sources. </w:t>
            </w:r>
          </w:p>
        </w:tc>
      </w:tr>
      <w:tr w14:paraId="2AEAB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2189" w:type="dxa"/>
          </w:tcPr>
          <w:p w14:paraId="2B0C61A1">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D</w:t>
            </w:r>
            <w:r>
              <w:rPr>
                <w:rFonts w:hint="default" w:ascii="Times New Roman" w:hAnsi="Times New Roman" w:cs="Times New Roman"/>
                <w:sz w:val="24"/>
                <w:szCs w:val="24"/>
                <w:vertAlign w:val="baseline"/>
              </w:rPr>
              <w:t>uplicates eliminated</w:t>
            </w:r>
          </w:p>
        </w:tc>
        <w:tc>
          <w:tcPr>
            <w:tcW w:w="1238" w:type="dxa"/>
          </w:tcPr>
          <w:p w14:paraId="5D9F9926">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25</w:t>
            </w:r>
          </w:p>
        </w:tc>
        <w:tc>
          <w:tcPr>
            <w:tcW w:w="4291" w:type="dxa"/>
          </w:tcPr>
          <w:p w14:paraId="02CB311D">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Redundant entries across databases</w:t>
            </w:r>
          </w:p>
        </w:tc>
      </w:tr>
      <w:tr w14:paraId="332AD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189" w:type="dxa"/>
          </w:tcPr>
          <w:p w14:paraId="0F97D7E0">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Records post-de-duplication</w:t>
            </w:r>
          </w:p>
        </w:tc>
        <w:tc>
          <w:tcPr>
            <w:tcW w:w="1238" w:type="dxa"/>
          </w:tcPr>
          <w:p w14:paraId="15A52E5B">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272</w:t>
            </w:r>
          </w:p>
        </w:tc>
        <w:tc>
          <w:tcPr>
            <w:tcW w:w="4291" w:type="dxa"/>
          </w:tcPr>
          <w:p w14:paraId="2AC369D5">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Distinct titles eligible for screening</w:t>
            </w:r>
          </w:p>
        </w:tc>
      </w:tr>
      <w:tr w14:paraId="40DD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2189" w:type="dxa"/>
          </w:tcPr>
          <w:p w14:paraId="38F35D7E">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Excluded following title and abstract review</w:t>
            </w:r>
          </w:p>
        </w:tc>
        <w:tc>
          <w:tcPr>
            <w:tcW w:w="1238" w:type="dxa"/>
          </w:tcPr>
          <w:p w14:paraId="6A8A5679">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118</w:t>
            </w:r>
          </w:p>
        </w:tc>
        <w:tc>
          <w:tcPr>
            <w:tcW w:w="4291" w:type="dxa"/>
          </w:tcPr>
          <w:p w14:paraId="5600F231">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Irrelevant subjects or non-academic material</w:t>
            </w:r>
          </w:p>
        </w:tc>
      </w:tr>
      <w:tr w14:paraId="2BFE6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2189" w:type="dxa"/>
          </w:tcPr>
          <w:p w14:paraId="27FCE6D3">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Excluded after comprehensive evaluation</w:t>
            </w:r>
          </w:p>
        </w:tc>
        <w:tc>
          <w:tcPr>
            <w:tcW w:w="1238" w:type="dxa"/>
          </w:tcPr>
          <w:p w14:paraId="0D6C7CCD">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70</w:t>
            </w:r>
          </w:p>
        </w:tc>
        <w:tc>
          <w:tcPr>
            <w:tcW w:w="4291" w:type="dxa"/>
          </w:tcPr>
          <w:p w14:paraId="04E2E62D">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Editorials, absence of methodological rigor, or unrelated to finance</w:t>
            </w:r>
          </w:p>
        </w:tc>
      </w:tr>
      <w:tr w14:paraId="21B1D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2189" w:type="dxa"/>
          </w:tcPr>
          <w:p w14:paraId="43CF29AD">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Final records incorporated in the review</w:t>
            </w:r>
            <w:r>
              <w:rPr>
                <w:rFonts w:hint="default" w:ascii="Times New Roman" w:hAnsi="Times New Roman" w:cs="Times New Roman"/>
                <w:sz w:val="24"/>
                <w:szCs w:val="24"/>
                <w:vertAlign w:val="baseline"/>
                <w:lang w:val="en-US"/>
              </w:rPr>
              <w:tab/>
            </w:r>
          </w:p>
        </w:tc>
        <w:tc>
          <w:tcPr>
            <w:tcW w:w="1238" w:type="dxa"/>
          </w:tcPr>
          <w:p w14:paraId="41BFF006">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84</w:t>
            </w:r>
          </w:p>
        </w:tc>
        <w:tc>
          <w:tcPr>
            <w:tcW w:w="4291" w:type="dxa"/>
          </w:tcPr>
          <w:p w14:paraId="4F6C1FCA">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Fulfilled all inclusion criteria</w:t>
            </w:r>
          </w:p>
        </w:tc>
      </w:tr>
    </w:tbl>
    <w:p w14:paraId="2A64F8BE">
      <w:pPr>
        <w:spacing w:line="360" w:lineRule="auto"/>
        <w:jc w:val="both"/>
        <w:rPr>
          <w:rStyle w:val="6"/>
          <w:rFonts w:hint="default" w:ascii="Times New Roman" w:hAnsi="Times New Roman" w:cs="Times New Roman"/>
          <w:sz w:val="24"/>
          <w:szCs w:val="24"/>
        </w:rPr>
      </w:pPr>
    </w:p>
    <w:p w14:paraId="0D6DE30E">
      <w:pPr>
        <w:spacing w:line="360" w:lineRule="auto"/>
        <w:jc w:val="both"/>
        <w:rPr>
          <w:rFonts w:ascii="Times New Roman" w:hAnsi="Times New Roman"/>
          <w:sz w:val="24"/>
          <w:szCs w:val="24"/>
        </w:rPr>
      </w:pPr>
    </w:p>
    <w:p w14:paraId="27CA3175">
      <w:pPr>
        <w:spacing w:line="360" w:lineRule="auto"/>
        <w:jc w:val="both"/>
        <w:rPr>
          <w:rFonts w:ascii="Times New Roman" w:hAnsi="Times New Roman"/>
          <w:sz w:val="24"/>
          <w:szCs w:val="24"/>
        </w:rPr>
      </w:pPr>
    </w:p>
    <w:p w14:paraId="0B183C96">
      <w:pPr>
        <w:spacing w:line="360" w:lineRule="auto"/>
        <w:jc w:val="both"/>
        <w:rPr>
          <w:rFonts w:ascii="Times New Roman" w:hAnsi="Times New Roman"/>
          <w:sz w:val="24"/>
          <w:szCs w:val="24"/>
        </w:rPr>
      </w:pPr>
    </w:p>
    <w:p w14:paraId="69B2220D">
      <w:pPr>
        <w:spacing w:line="360" w:lineRule="auto"/>
        <w:jc w:val="both"/>
        <w:rPr>
          <w:rFonts w:ascii="Times New Roman" w:hAnsi="Times New Roman"/>
          <w:sz w:val="24"/>
          <w:szCs w:val="24"/>
        </w:rPr>
      </w:pPr>
    </w:p>
    <w:p w14:paraId="35E2F8EF">
      <w:pPr>
        <w:spacing w:line="360" w:lineRule="auto"/>
        <w:jc w:val="both"/>
        <w:rPr>
          <w:rFonts w:hint="default" w:ascii="Times New Roman" w:hAnsi="Times New Roman"/>
          <w:sz w:val="24"/>
          <w:szCs w:val="24"/>
        </w:rPr>
      </w:pPr>
    </w:p>
    <w:p w14:paraId="48F9C317">
      <w:pPr>
        <w:spacing w:line="360" w:lineRule="auto"/>
        <w:jc w:val="both"/>
        <w:rPr>
          <w:rFonts w:hint="default" w:ascii="Times New Roman" w:hAnsi="Times New Roman"/>
          <w:sz w:val="24"/>
          <w:szCs w:val="24"/>
        </w:rPr>
      </w:pPr>
    </w:p>
    <w:p w14:paraId="5F6EEDA6">
      <w:pPr>
        <w:spacing w:line="360" w:lineRule="auto"/>
        <w:jc w:val="both"/>
        <w:rPr>
          <w:rFonts w:hint="default" w:ascii="Times New Roman" w:hAnsi="Times New Roman"/>
          <w:sz w:val="24"/>
          <w:szCs w:val="24"/>
        </w:rPr>
      </w:pPr>
    </w:p>
    <w:p w14:paraId="33071EAB">
      <w:pPr>
        <w:spacing w:line="360" w:lineRule="auto"/>
        <w:jc w:val="both"/>
        <w:rPr>
          <w:rFonts w:hint="default" w:ascii="Times New Roman" w:hAnsi="Times New Roman"/>
          <w:sz w:val="24"/>
          <w:szCs w:val="24"/>
        </w:rPr>
      </w:pPr>
    </w:p>
    <w:p w14:paraId="7D01F9F7">
      <w:pPr>
        <w:spacing w:line="360" w:lineRule="auto"/>
        <w:jc w:val="both"/>
        <w:rPr>
          <w:rFonts w:hint="default" w:ascii="Times New Roman" w:hAnsi="Times New Roman"/>
          <w:sz w:val="24"/>
          <w:szCs w:val="24"/>
        </w:rPr>
      </w:pPr>
    </w:p>
    <w:p w14:paraId="38C50C6E">
      <w:pPr>
        <w:spacing w:line="360" w:lineRule="auto"/>
        <w:jc w:val="both"/>
        <w:rPr>
          <w:rFonts w:hint="default" w:ascii="Times New Roman" w:hAnsi="Times New Roman"/>
          <w:sz w:val="24"/>
          <w:szCs w:val="24"/>
        </w:rPr>
      </w:pPr>
    </w:p>
    <w:p w14:paraId="1E966654">
      <w:pPr>
        <w:spacing w:line="360" w:lineRule="auto"/>
        <w:jc w:val="both"/>
        <w:rPr>
          <w:rFonts w:hint="default" w:ascii="Times New Roman" w:hAnsi="Times New Roman"/>
          <w:sz w:val="24"/>
          <w:szCs w:val="24"/>
        </w:rPr>
      </w:pPr>
    </w:p>
    <w:p w14:paraId="3E4EB8B4">
      <w:pPr>
        <w:spacing w:line="360" w:lineRule="auto"/>
        <w:jc w:val="both"/>
        <w:rPr>
          <w:rFonts w:hint="default" w:ascii="Times New Roman" w:hAnsi="Times New Roman"/>
          <w:sz w:val="24"/>
          <w:szCs w:val="24"/>
        </w:rPr>
      </w:pPr>
    </w:p>
    <w:p w14:paraId="0C52690C">
      <w:pPr>
        <w:spacing w:line="360" w:lineRule="auto"/>
        <w:jc w:val="both"/>
        <w:rPr>
          <w:rFonts w:ascii="Times New Roman" w:hAnsi="Times New Roman"/>
          <w:sz w:val="24"/>
          <w:szCs w:val="24"/>
        </w:rPr>
      </w:pPr>
      <w:r>
        <w:rPr>
          <w:rFonts w:hint="default" w:ascii="Times New Roman" w:hAnsi="Times New Roman"/>
          <w:sz w:val="24"/>
          <w:szCs w:val="24"/>
        </w:rPr>
        <w:t>Table 1. Literature Screening and Selection Process</w:t>
      </w:r>
    </w:p>
    <w:p w14:paraId="706DC7E0">
      <w:pPr>
        <w:spacing w:line="360" w:lineRule="auto"/>
        <w:jc w:val="both"/>
        <w:rPr>
          <w:rFonts w:ascii="Times New Roman" w:hAnsi="Times New Roman"/>
          <w:sz w:val="24"/>
          <w:szCs w:val="24"/>
        </w:rPr>
      </w:pPr>
      <w:r>
        <w:rPr>
          <w:rFonts w:ascii="Times New Roman" w:hAnsi="Times New Roman"/>
          <w:sz w:val="24"/>
          <w:szCs w:val="24"/>
        </w:rPr>
        <w:t xml:space="preserve">The chosen documents </w:t>
      </w:r>
      <w:r>
        <w:rPr>
          <w:rFonts w:hint="default" w:ascii="Times New Roman" w:hAnsi="Times New Roman"/>
          <w:sz w:val="24"/>
          <w:szCs w:val="24"/>
          <w:lang w:val="en-US"/>
        </w:rPr>
        <w:t xml:space="preserve">illustrated </w:t>
      </w:r>
      <w:r>
        <w:rPr>
          <w:rFonts w:ascii="Times New Roman" w:hAnsi="Times New Roman"/>
          <w:sz w:val="24"/>
          <w:szCs w:val="24"/>
        </w:rPr>
        <w:t>a range of contributions including theoretical frameworks, empirical research, applied machine learning methodologies and practical case studies. To a</w:t>
      </w:r>
      <w:r>
        <w:rPr>
          <w:rFonts w:hint="default" w:ascii="Times New Roman" w:hAnsi="Times New Roman"/>
          <w:sz w:val="24"/>
          <w:szCs w:val="24"/>
          <w:lang w:val="en-US"/>
        </w:rPr>
        <w:t>ssist</w:t>
      </w:r>
      <w:r>
        <w:rPr>
          <w:rFonts w:ascii="Times New Roman" w:hAnsi="Times New Roman"/>
          <w:sz w:val="24"/>
          <w:szCs w:val="24"/>
        </w:rPr>
        <w:t xml:space="preserve"> substantive synthesis, sources were clustered into three groups: (1) theoretical frameworks, (2) empirical research and (3) technical or industry reports. This classification corresponded effectively with interpretive guiding philosophical stance research. The evaluation process established a robust framework for analyzing red-flag indicators, uptake of audit data systems and practical integration of audit technologies by merging academic material with practitioner-oriented views.</w:t>
      </w:r>
    </w:p>
    <w:p w14:paraId="3E99C80C">
      <w:pPr>
        <w:pStyle w:val="2"/>
        <w:spacing w:line="360" w:lineRule="auto"/>
        <w:jc w:val="both"/>
        <w:rPr>
          <w:rStyle w:val="12"/>
          <w:rFonts w:hint="default" w:ascii="Times New Roman" w:hAnsi="Times New Roman" w:cs="Times New Roman" w:eastAsiaTheme="minorEastAsia"/>
          <w:b/>
          <w:bCs/>
          <w:sz w:val="24"/>
          <w:szCs w:val="24"/>
          <w:lang w:val="en-US"/>
        </w:rPr>
      </w:pPr>
      <w:r>
        <w:rPr>
          <w:rStyle w:val="12"/>
          <w:rFonts w:hint="default" w:ascii="Times New Roman" w:hAnsi="Times New Roman" w:cs="Times New Roman" w:eastAsiaTheme="minorEastAsia"/>
          <w:b/>
          <w:bCs/>
          <w:sz w:val="24"/>
          <w:szCs w:val="24"/>
          <w:lang w:val="en-US"/>
        </w:rPr>
        <w:t>2</w:t>
      </w:r>
      <w:r>
        <w:rPr>
          <w:rStyle w:val="12"/>
          <w:rFonts w:hint="default" w:ascii="Times New Roman" w:hAnsi="Times New Roman" w:cs="Times New Roman" w:eastAsiaTheme="minorEastAsia"/>
          <w:b/>
          <w:bCs/>
          <w:sz w:val="24"/>
          <w:szCs w:val="24"/>
        </w:rPr>
        <w:t xml:space="preserve">.3. </w:t>
      </w:r>
      <w:r>
        <w:rPr>
          <w:rStyle w:val="12"/>
          <w:rFonts w:hint="default" w:ascii="Times New Roman" w:hAnsi="Times New Roman" w:cs="Times New Roman" w:eastAsiaTheme="minorEastAsia"/>
          <w:b/>
          <w:bCs/>
          <w:sz w:val="24"/>
          <w:szCs w:val="24"/>
          <w:lang w:val="en-US"/>
        </w:rPr>
        <w:t>Operational Structure for the Evaluation of Audit Models</w:t>
      </w:r>
    </w:p>
    <w:p w14:paraId="436FD3DF">
      <w:pPr>
        <w:pStyle w:val="11"/>
        <w:keepNext w:val="0"/>
        <w:keepLines w:val="0"/>
        <w:widowControl/>
        <w:suppressLineNumbers w:val="0"/>
        <w:spacing w:line="360" w:lineRule="auto"/>
        <w:jc w:val="both"/>
        <w:rPr>
          <w:rStyle w:val="12"/>
          <w:rFonts w:hint="default" w:ascii="Times New Roman" w:hAnsi="Times New Roman" w:eastAsia="SimSun" w:cs="Times New Roman"/>
          <w:b w:val="0"/>
          <w:bCs w:val="0"/>
          <w:sz w:val="24"/>
          <w:szCs w:val="24"/>
        </w:rPr>
      </w:pPr>
      <w:r>
        <w:rPr>
          <w:rStyle w:val="12"/>
          <w:rFonts w:hint="default" w:ascii="Times New Roman" w:hAnsi="Times New Roman" w:cs="Times New Roman" w:eastAsiaTheme="minorEastAsia"/>
          <w:b w:val="0"/>
          <w:bCs w:val="0"/>
          <w:sz w:val="24"/>
          <w:szCs w:val="24"/>
          <w:lang w:bidi="ar-SA"/>
        </w:rPr>
        <w:t xml:space="preserve">This </w:t>
      </w:r>
      <w:r>
        <w:rPr>
          <w:rStyle w:val="12"/>
          <w:rFonts w:hint="default" w:ascii="Times New Roman" w:hAnsi="Times New Roman" w:cs="Times New Roman" w:eastAsiaTheme="minorEastAsia"/>
          <w:b w:val="0"/>
          <w:bCs w:val="0"/>
          <w:sz w:val="24"/>
          <w:szCs w:val="24"/>
          <w:lang w:val="en-US" w:bidi="ar-SA"/>
        </w:rPr>
        <w:t>assessment</w:t>
      </w:r>
      <w:r>
        <w:rPr>
          <w:rStyle w:val="12"/>
          <w:rFonts w:hint="default" w:ascii="Times New Roman" w:hAnsi="Times New Roman" w:cs="Times New Roman" w:eastAsiaTheme="minorEastAsia"/>
          <w:b w:val="0"/>
          <w:bCs w:val="0"/>
          <w:sz w:val="24"/>
          <w:szCs w:val="24"/>
          <w:lang w:bidi="ar-SA"/>
        </w:rPr>
        <w:t xml:space="preserve"> compared audit models using a </w:t>
      </w:r>
      <w:r>
        <w:rPr>
          <w:rStyle w:val="12"/>
          <w:rFonts w:hint="default" w:ascii="Times New Roman" w:hAnsi="Times New Roman" w:cs="Times New Roman" w:eastAsiaTheme="minorEastAsia"/>
          <w:b w:val="0"/>
          <w:bCs w:val="0"/>
          <w:sz w:val="24"/>
          <w:szCs w:val="24"/>
          <w:lang w:val="en-US" w:bidi="ar-SA"/>
        </w:rPr>
        <w:t xml:space="preserve">model </w:t>
      </w:r>
      <w:r>
        <w:rPr>
          <w:rStyle w:val="12"/>
          <w:rFonts w:hint="default" w:ascii="Times New Roman" w:hAnsi="Times New Roman" w:cs="Times New Roman" w:eastAsiaTheme="minorEastAsia"/>
          <w:b w:val="0"/>
          <w:bCs w:val="0"/>
          <w:sz w:val="24"/>
          <w:szCs w:val="24"/>
          <w:lang w:bidi="ar-SA"/>
        </w:rPr>
        <w:t>based on five key dimensions</w:t>
      </w:r>
      <w:r>
        <w:rPr>
          <w:rStyle w:val="12"/>
          <w:rFonts w:hint="default" w:ascii="Times New Roman" w:hAnsi="Times New Roman" w:cs="Times New Roman" w:eastAsiaTheme="minorEastAsia"/>
          <w:b w:val="0"/>
          <w:bCs w:val="0"/>
          <w:sz w:val="24"/>
          <w:szCs w:val="24"/>
          <w:lang w:val="en-US" w:bidi="ar-SA"/>
        </w:rPr>
        <w:t xml:space="preserve"> such as </w:t>
      </w:r>
      <w:r>
        <w:rPr>
          <w:rStyle w:val="12"/>
          <w:rFonts w:hint="default" w:ascii="Times New Roman" w:hAnsi="Times New Roman" w:cs="Times New Roman" w:eastAsiaTheme="minorEastAsia"/>
          <w:b w:val="0"/>
          <w:bCs w:val="0"/>
          <w:sz w:val="24"/>
          <w:szCs w:val="24"/>
          <w:lang w:bidi="ar-SA"/>
        </w:rPr>
        <w:t>data coverage, audit timing, fraud detection agility, workforce efficiency and anomaly traceability. The dimensions were obtained from recognized literature and industry standards</w:t>
      </w:r>
      <w:r>
        <w:rPr>
          <w:rStyle w:val="12"/>
          <w:rFonts w:hint="default" w:ascii="Times New Roman" w:hAnsi="Times New Roman" w:cs="Times New Roman" w:eastAsiaTheme="minorEastAsia"/>
          <w:b w:val="0"/>
          <w:bCs w:val="0"/>
          <w:sz w:val="24"/>
          <w:szCs w:val="24"/>
          <w:lang w:val="en-US" w:bidi="ar-SA"/>
        </w:rPr>
        <w:t xml:space="preserve"> working </w:t>
      </w:r>
      <w:r>
        <w:rPr>
          <w:rStyle w:val="12"/>
          <w:rFonts w:hint="default" w:ascii="Times New Roman" w:hAnsi="Times New Roman" w:cs="Times New Roman" w:eastAsiaTheme="minorEastAsia"/>
          <w:b w:val="0"/>
          <w:bCs w:val="0"/>
          <w:sz w:val="24"/>
          <w:szCs w:val="24"/>
          <w:lang w:bidi="ar-SA"/>
        </w:rPr>
        <w:t>as coding categories for the classification and interpretation of the selected sources during thematic synthesis.</w:t>
      </w:r>
    </w:p>
    <w:p w14:paraId="512B303B">
      <w:pPr>
        <w:pStyle w:val="11"/>
        <w:keepNext w:val="0"/>
        <w:keepLines w:val="0"/>
        <w:widowControl/>
        <w:suppressLineNumbers w:val="0"/>
        <w:spacing w:line="360" w:lineRule="auto"/>
        <w:jc w:val="both"/>
        <w:rPr>
          <w:rStyle w:val="12"/>
          <w:rFonts w:hint="default" w:ascii="Times New Roman" w:hAnsi="Times New Roman" w:cs="Times New Roman" w:eastAsiaTheme="minorEastAsia"/>
          <w:b w:val="0"/>
          <w:bCs w:val="0"/>
          <w:sz w:val="24"/>
          <w:szCs w:val="24"/>
          <w:lang w:bidi="ar-SA"/>
        </w:rPr>
      </w:pPr>
      <w:r>
        <w:rPr>
          <w:rStyle w:val="12"/>
          <w:rFonts w:hint="default" w:ascii="Times New Roman" w:hAnsi="Times New Roman" w:cs="Times New Roman" w:eastAsiaTheme="minorEastAsia"/>
          <w:b w:val="0"/>
          <w:bCs w:val="0"/>
          <w:sz w:val="24"/>
          <w:szCs w:val="24"/>
          <w:lang w:bidi="ar-SA"/>
        </w:rPr>
        <w:t xml:space="preserve">The framework established a foundation for </w:t>
      </w:r>
      <w:r>
        <w:rPr>
          <w:rStyle w:val="12"/>
          <w:rFonts w:hint="default" w:ascii="Times New Roman" w:hAnsi="Times New Roman" w:cs="Times New Roman" w:eastAsiaTheme="minorEastAsia"/>
          <w:b w:val="0"/>
          <w:bCs w:val="0"/>
          <w:sz w:val="24"/>
          <w:szCs w:val="24"/>
          <w:lang w:val="en-US" w:bidi="ar-SA"/>
        </w:rPr>
        <w:t>clearly outlining</w:t>
      </w:r>
      <w:r>
        <w:rPr>
          <w:rStyle w:val="12"/>
          <w:rFonts w:hint="default" w:ascii="Times New Roman" w:hAnsi="Times New Roman" w:cs="Times New Roman" w:eastAsiaTheme="minorEastAsia"/>
          <w:b w:val="0"/>
          <w:bCs w:val="0"/>
          <w:sz w:val="24"/>
          <w:szCs w:val="24"/>
          <w:lang w:bidi="ar-SA"/>
        </w:rPr>
        <w:t xml:space="preserve"> the attributes of traditional and analytics-driven auditing</w:t>
      </w:r>
      <w:r>
        <w:rPr>
          <w:rStyle w:val="12"/>
          <w:rFonts w:hint="default" w:ascii="Times New Roman" w:hAnsi="Times New Roman" w:cs="Times New Roman" w:eastAsiaTheme="minorEastAsia"/>
          <w:b w:val="0"/>
          <w:bCs w:val="0"/>
          <w:sz w:val="24"/>
          <w:szCs w:val="24"/>
          <w:lang w:val="en-US" w:bidi="ar-SA"/>
        </w:rPr>
        <w:t xml:space="preserve"> illustrated</w:t>
      </w:r>
      <w:r>
        <w:rPr>
          <w:rStyle w:val="12"/>
          <w:rFonts w:hint="default" w:ascii="Times New Roman" w:hAnsi="Times New Roman" w:cs="Times New Roman" w:eastAsiaTheme="minorEastAsia"/>
          <w:b w:val="0"/>
          <w:bCs w:val="0"/>
          <w:sz w:val="24"/>
          <w:szCs w:val="24"/>
          <w:lang w:bidi="ar-SA"/>
        </w:rPr>
        <w:t xml:space="preserve"> academic literature, industry reports and case study data. This ensured that each evaluated source was measured against a consistent set of criteria, promoting cross-comparison and allowing for the discovery of transition patterns from traditional to analytics-enabled audit processes.</w:t>
      </w:r>
    </w:p>
    <w:p w14:paraId="433D89CE">
      <w:pPr>
        <w:pStyle w:val="11"/>
        <w:keepNext w:val="0"/>
        <w:keepLines w:val="0"/>
        <w:widowControl/>
        <w:suppressLineNumbers w:val="0"/>
        <w:spacing w:line="360" w:lineRule="auto"/>
        <w:jc w:val="both"/>
        <w:rPr>
          <w:rStyle w:val="12"/>
          <w:rFonts w:hint="default" w:ascii="Times New Roman" w:hAnsi="Times New Roman" w:cs="Times New Roman" w:eastAsiaTheme="minorEastAsia"/>
          <w:b w:val="0"/>
          <w:bCs w:val="0"/>
          <w:sz w:val="24"/>
          <w:szCs w:val="24"/>
          <w:lang w:bidi="ar-SA"/>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5D8C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4ED599A">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Principal Aspect</w:t>
            </w:r>
          </w:p>
        </w:tc>
        <w:tc>
          <w:tcPr>
            <w:tcW w:w="2880" w:type="dxa"/>
          </w:tcPr>
          <w:p w14:paraId="40C0865F">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Conventional Auditing</w:t>
            </w:r>
          </w:p>
        </w:tc>
        <w:tc>
          <w:tcPr>
            <w:tcW w:w="2880" w:type="dxa"/>
          </w:tcPr>
          <w:p w14:paraId="00DF6BC7">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Analytics-Based Auditing</w:t>
            </w:r>
          </w:p>
        </w:tc>
      </w:tr>
      <w:tr w14:paraId="6EC46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E202DB4">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Data Volume Scope</w:t>
            </w:r>
          </w:p>
        </w:tc>
        <w:tc>
          <w:tcPr>
            <w:tcW w:w="2880" w:type="dxa"/>
          </w:tcPr>
          <w:p w14:paraId="233B31A6">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Depends on a sample-based evaluation, providing restricted understanding.</w:t>
            </w:r>
          </w:p>
        </w:tc>
        <w:tc>
          <w:tcPr>
            <w:tcW w:w="2880" w:type="dxa"/>
          </w:tcPr>
          <w:p w14:paraId="5BFC7515">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Encompasses complete datasets, facilitating thorough analysis (Faccia &amp; Petratos, 2024).</w:t>
            </w:r>
          </w:p>
        </w:tc>
      </w:tr>
      <w:tr w14:paraId="53AD6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5E339EA">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Frequency of Audits</w:t>
            </w:r>
          </w:p>
        </w:tc>
        <w:tc>
          <w:tcPr>
            <w:tcW w:w="2880" w:type="dxa"/>
          </w:tcPr>
          <w:p w14:paraId="509FE916">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Executed at regular intervals, usually on an annual or quarterly basis.</w:t>
            </w:r>
          </w:p>
        </w:tc>
        <w:tc>
          <w:tcPr>
            <w:tcW w:w="2880" w:type="dxa"/>
          </w:tcPr>
          <w:p w14:paraId="746763E6">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Facilitates continuous or near-real-time auditing procedures (Hassan et al., 2023).</w:t>
            </w:r>
          </w:p>
        </w:tc>
      </w:tr>
      <w:tr w14:paraId="7E3E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699BD9">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Detection Response</w:t>
            </w:r>
          </w:p>
        </w:tc>
        <w:tc>
          <w:tcPr>
            <w:tcW w:w="2880" w:type="dxa"/>
          </w:tcPr>
          <w:p w14:paraId="24D132A9">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Discerns problems post-occurrence, leading to reactive interventions.</w:t>
            </w:r>
          </w:p>
        </w:tc>
        <w:tc>
          <w:tcPr>
            <w:tcW w:w="2880" w:type="dxa"/>
          </w:tcPr>
          <w:p w14:paraId="2D84D6EA">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Facilitates real-time or predictive identification for preemptive measures (Adepoju et al., 2022).</w:t>
            </w:r>
          </w:p>
        </w:tc>
      </w:tr>
      <w:tr w14:paraId="6FF3B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5E83F70">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Resource Allocation</w:t>
            </w:r>
          </w:p>
        </w:tc>
        <w:tc>
          <w:tcPr>
            <w:tcW w:w="2880" w:type="dxa"/>
          </w:tcPr>
          <w:p w14:paraId="271BAB39">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Labor-intensive and manual, necessitating considerable human involvement.</w:t>
            </w:r>
          </w:p>
        </w:tc>
        <w:tc>
          <w:tcPr>
            <w:tcW w:w="2880" w:type="dxa"/>
          </w:tcPr>
          <w:p w14:paraId="431AEDB2">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Automated and systematized, diminishing manual labor (Darvish et al., 2025).</w:t>
            </w:r>
          </w:p>
        </w:tc>
      </w:tr>
      <w:tr w14:paraId="23691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2880" w:type="dxa"/>
          </w:tcPr>
          <w:p w14:paraId="7109EB53">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Fraud Tracking</w:t>
            </w:r>
          </w:p>
        </w:tc>
        <w:tc>
          <w:tcPr>
            <w:tcW w:w="2880" w:type="dxa"/>
          </w:tcPr>
          <w:p w14:paraId="6BCF57D4">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Insufficient traceability due to erratic documentation records.</w:t>
            </w:r>
          </w:p>
        </w:tc>
        <w:tc>
          <w:tcPr>
            <w:tcW w:w="2880" w:type="dxa"/>
          </w:tcPr>
          <w:p w14:paraId="32530322">
            <w:pPr>
              <w:widowControl w:val="0"/>
              <w:spacing w:after="0" w:line="360" w:lineRule="auto"/>
              <w:jc w:val="both"/>
              <w:rPr>
                <w:rFonts w:hint="default" w:ascii="Times New Roman" w:hAnsi="Times New Roman" w:eastAsia="SimSun" w:cs="Times New Roman"/>
                <w:sz w:val="24"/>
                <w:szCs w:val="24"/>
                <w:lang w:eastAsia="en-US"/>
              </w:rPr>
            </w:pPr>
            <w:r>
              <w:rPr>
                <w:rFonts w:hint="default" w:ascii="Times New Roman" w:hAnsi="Times New Roman" w:eastAsia="SimSun" w:cs="Times New Roman"/>
                <w:sz w:val="24"/>
                <w:szCs w:val="24"/>
                <w:lang w:eastAsia="en-US"/>
              </w:rPr>
              <w:t>Enhanced traceability with completely auditable digital records (Prosper, 2025).</w:t>
            </w:r>
          </w:p>
        </w:tc>
      </w:tr>
    </w:tbl>
    <w:p w14:paraId="1FE31B86">
      <w:pPr>
        <w:pStyle w:val="11"/>
        <w:keepNext w:val="0"/>
        <w:keepLines w:val="0"/>
        <w:widowControl/>
        <w:suppressLineNumbers w:val="0"/>
        <w:spacing w:line="360" w:lineRule="auto"/>
        <w:jc w:val="both"/>
        <w:rPr>
          <w:rFonts w:hint="default" w:ascii="Times New Roman" w:hAnsi="Times New Roman" w:eastAsia="SimSun" w:cs="Times New Roman"/>
          <w:sz w:val="24"/>
          <w:szCs w:val="24"/>
        </w:rPr>
      </w:pPr>
      <w:r>
        <w:rPr>
          <w:rStyle w:val="12"/>
          <w:rFonts w:hint="default" w:ascii="Times New Roman" w:hAnsi="Times New Roman" w:cs="Times New Roman" w:eastAsiaTheme="minorEastAsia"/>
          <w:sz w:val="24"/>
          <w:szCs w:val="24"/>
          <w:lang w:bidi="ar-SA"/>
        </w:rPr>
        <w:t>Table 1. Comparative Framework Applied in Analytical Coding</w:t>
      </w:r>
    </w:p>
    <w:p w14:paraId="18B1CAC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Throughout the evaluation process, each source was analyzed to assess the degree of alignment between its articulated audit methodology and the criteria outlined in Table 1. Occurrences of convergence or integration between conventional and analytics-based attributes were observed and documented for later synthesis. This application ensured methodological consistency, reduced interpretive bias and made it possible to immediately link the findings in subsequent sections to a transparent comparison framework. </w:t>
      </w:r>
    </w:p>
    <w:p w14:paraId="754E0A1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By implementing this paradigm as a data coding tool, the study progressed from mere descriptive comparisons to a reproducible, evidence-based approach for evaluating the uptake and effects of analytics in auditing. </w:t>
      </w:r>
    </w:p>
    <w:p w14:paraId="6FB8E025">
      <w:pPr>
        <w:spacing w:line="360" w:lineRule="auto"/>
        <w:jc w:val="both"/>
      </w:pPr>
    </w:p>
    <w:p w14:paraId="2DE13EB1">
      <w:pPr>
        <w:spacing w:line="360" w:lineRule="auto"/>
        <w:jc w:val="both"/>
        <w:rPr>
          <w:rFonts w:ascii="Times New Roman" w:hAnsi="Times New Roman"/>
          <w:b/>
          <w:bCs/>
          <w:sz w:val="24"/>
          <w:szCs w:val="24"/>
        </w:rPr>
      </w:pPr>
      <w:r>
        <w:rPr>
          <w:rFonts w:ascii="Times New Roman" w:hAnsi="Times New Roman"/>
          <w:b/>
          <w:bCs/>
          <w:sz w:val="24"/>
          <w:szCs w:val="24"/>
        </w:rPr>
        <w:t xml:space="preserve">2.4. </w:t>
      </w:r>
      <w:ins w:id="0" w:author="C&amp;E" w:date="2025-08-07T19:48:31Z">
        <w:r>
          <w:rPr>
            <w:rFonts w:hint="default" w:ascii="Times New Roman" w:hAnsi="Times New Roman"/>
            <w:b/>
            <w:bCs/>
            <w:sz w:val="24"/>
            <w:szCs w:val="24"/>
          </w:rPr>
          <w:t xml:space="preserve"> </w:t>
        </w:r>
      </w:ins>
      <w:r>
        <w:rPr>
          <w:rFonts w:hint="default" w:ascii="Times New Roman" w:hAnsi="Times New Roman"/>
          <w:b/>
          <w:bCs/>
          <w:sz w:val="24"/>
          <w:szCs w:val="24"/>
        </w:rPr>
        <w:t>A Priori Tool Categorization and Functional Analysis</w:t>
      </w:r>
    </w:p>
    <w:p w14:paraId="4401CCB5">
      <w:pPr>
        <w:spacing w:line="360" w:lineRule="auto"/>
        <w:jc w:val="both"/>
        <w:rPr>
          <w:rFonts w:hint="default" w:ascii="Times New Roman" w:hAnsi="Times New Roman"/>
          <w:sz w:val="24"/>
          <w:szCs w:val="24"/>
        </w:rPr>
      </w:pPr>
      <w:r>
        <w:rPr>
          <w:rFonts w:hint="default" w:ascii="Times New Roman" w:hAnsi="Times New Roman"/>
          <w:sz w:val="24"/>
          <w:szCs w:val="24"/>
        </w:rPr>
        <w:t xml:space="preserve">A rigorous study was done to identify the functional capabilities of common business analytics solutions, establishing a solid foundation for the thematic synthesis. </w:t>
      </w:r>
      <w:r>
        <w:rPr>
          <w:rFonts w:hint="default" w:ascii="Times New Roman" w:hAnsi="Times New Roman"/>
          <w:sz w:val="24"/>
          <w:szCs w:val="24"/>
          <w:lang w:val="en-US"/>
        </w:rPr>
        <w:t>The part of the study is</w:t>
      </w:r>
      <w:r>
        <w:rPr>
          <w:rFonts w:hint="default" w:ascii="Times New Roman" w:hAnsi="Times New Roman"/>
          <w:sz w:val="24"/>
          <w:szCs w:val="24"/>
        </w:rPr>
        <w:t xml:space="preserve"> crucial for creating a definitive analytical framework, concentrated on five tools and platforms</w:t>
      </w:r>
      <w:r>
        <w:rPr>
          <w:rFonts w:hint="default" w:ascii="Times New Roman" w:hAnsi="Times New Roman"/>
          <w:sz w:val="24"/>
          <w:szCs w:val="24"/>
          <w:lang w:val="en-US"/>
        </w:rPr>
        <w:t xml:space="preserve"> </w:t>
      </w:r>
      <w:r>
        <w:rPr>
          <w:rFonts w:hint="default" w:ascii="Times New Roman" w:hAnsi="Times New Roman"/>
          <w:sz w:val="24"/>
          <w:szCs w:val="24"/>
        </w:rPr>
        <w:t>such as ACL, IDEA, Power BI, Tableau and open-source solutions such as Python and R, which are recognized as key in academic and commercial literature.</w:t>
      </w:r>
    </w:p>
    <w:p w14:paraId="61207D31">
      <w:pPr>
        <w:spacing w:line="360" w:lineRule="auto"/>
        <w:jc w:val="both"/>
        <w:rPr>
          <w:rFonts w:ascii="Times New Roman" w:hAnsi="Times New Roman"/>
          <w:sz w:val="24"/>
          <w:szCs w:val="24"/>
        </w:rPr>
      </w:pPr>
      <w:r>
        <w:rPr>
          <w:rFonts w:ascii="Times New Roman" w:hAnsi="Times New Roman"/>
          <w:sz w:val="24"/>
          <w:szCs w:val="24"/>
        </w:rPr>
        <w:t>Table 2. Comparative Analysis of Audit Analytics Tools</w:t>
      </w:r>
    </w:p>
    <w:tbl>
      <w:tblPr>
        <w:tblStyle w:val="13"/>
        <w:tblW w:w="97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5"/>
        <w:gridCol w:w="2125"/>
        <w:gridCol w:w="2063"/>
        <w:gridCol w:w="1912"/>
        <w:gridCol w:w="2475"/>
      </w:tblGrid>
      <w:tr w14:paraId="77C8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366FA5CE">
            <w:pPr>
              <w:widowControl w:val="0"/>
              <w:spacing w:line="360" w:lineRule="auto"/>
              <w:jc w:val="both"/>
            </w:pPr>
            <w:r>
              <w:rPr>
                <w:rFonts w:ascii="Times New Roman" w:hAnsi="Times New Roman"/>
                <w:sz w:val="24"/>
                <w:szCs w:val="24"/>
              </w:rPr>
              <w:t>Tool</w:t>
            </w:r>
          </w:p>
        </w:tc>
        <w:tc>
          <w:tcPr>
            <w:tcW w:w="2125" w:type="dxa"/>
          </w:tcPr>
          <w:p w14:paraId="7438A3FA">
            <w:pPr>
              <w:widowControl w:val="0"/>
              <w:spacing w:line="360" w:lineRule="auto"/>
              <w:jc w:val="both"/>
            </w:pPr>
            <w:r>
              <w:rPr>
                <w:rFonts w:ascii="Times New Roman" w:hAnsi="Times New Roman"/>
                <w:sz w:val="24"/>
                <w:szCs w:val="24"/>
              </w:rPr>
              <w:t>Capability in Data Integration</w:t>
            </w:r>
          </w:p>
        </w:tc>
        <w:tc>
          <w:tcPr>
            <w:tcW w:w="2063" w:type="dxa"/>
          </w:tcPr>
          <w:p w14:paraId="3BF7AD59">
            <w:pPr>
              <w:widowControl w:val="0"/>
              <w:spacing w:line="360" w:lineRule="auto"/>
              <w:jc w:val="both"/>
            </w:pPr>
            <w:r>
              <w:rPr>
                <w:rFonts w:ascii="Times New Roman" w:hAnsi="Times New Roman"/>
                <w:sz w:val="24"/>
                <w:szCs w:val="24"/>
              </w:rPr>
              <w:t>Strength in Visualization</w:t>
            </w:r>
          </w:p>
        </w:tc>
        <w:tc>
          <w:tcPr>
            <w:tcW w:w="1912" w:type="dxa"/>
          </w:tcPr>
          <w:p w14:paraId="27C20F2B">
            <w:pPr>
              <w:widowControl w:val="0"/>
              <w:spacing w:line="360" w:lineRule="auto"/>
              <w:jc w:val="both"/>
            </w:pPr>
            <w:r>
              <w:rPr>
                <w:rFonts w:ascii="Times New Roman" w:hAnsi="Times New Roman"/>
                <w:sz w:val="24"/>
                <w:szCs w:val="24"/>
              </w:rPr>
              <w:t>Effectiveness for Fraud Detection</w:t>
            </w:r>
          </w:p>
        </w:tc>
        <w:tc>
          <w:tcPr>
            <w:tcW w:w="2475" w:type="dxa"/>
          </w:tcPr>
          <w:p w14:paraId="5ACCA44F">
            <w:pPr>
              <w:widowControl w:val="0"/>
              <w:spacing w:line="360" w:lineRule="auto"/>
              <w:jc w:val="both"/>
            </w:pPr>
            <w:r>
              <w:rPr>
                <w:rFonts w:ascii="Times New Roman" w:hAnsi="Times New Roman"/>
                <w:sz w:val="24"/>
                <w:szCs w:val="24"/>
              </w:rPr>
              <w:t>Ease of Learning &amp; Adoption</w:t>
            </w:r>
          </w:p>
        </w:tc>
      </w:tr>
      <w:tr w14:paraId="48237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trPr>
        <w:tc>
          <w:tcPr>
            <w:tcW w:w="1155" w:type="dxa"/>
          </w:tcPr>
          <w:p w14:paraId="5B3ED9AE">
            <w:pPr>
              <w:widowControl w:val="0"/>
              <w:spacing w:line="360" w:lineRule="auto"/>
              <w:jc w:val="both"/>
            </w:pPr>
            <w:r>
              <w:rPr>
                <w:rFonts w:ascii="Times New Roman" w:hAnsi="Times New Roman"/>
                <w:sz w:val="24"/>
                <w:szCs w:val="24"/>
              </w:rPr>
              <w:t>ACL</w:t>
            </w:r>
          </w:p>
        </w:tc>
        <w:tc>
          <w:tcPr>
            <w:tcW w:w="2125" w:type="dxa"/>
          </w:tcPr>
          <w:p w14:paraId="1531CD24">
            <w:pPr>
              <w:widowControl w:val="0"/>
              <w:spacing w:line="360" w:lineRule="auto"/>
              <w:jc w:val="both"/>
            </w:pPr>
            <w:r>
              <w:rPr>
                <w:rFonts w:ascii="Times New Roman" w:hAnsi="Times New Roman"/>
                <w:sz w:val="24"/>
                <w:szCs w:val="24"/>
              </w:rPr>
              <w:t>Moderate capacity for integrating diverse datasets.</w:t>
            </w:r>
          </w:p>
        </w:tc>
        <w:tc>
          <w:tcPr>
            <w:tcW w:w="2063" w:type="dxa"/>
          </w:tcPr>
          <w:p w14:paraId="3297AB41">
            <w:pPr>
              <w:widowControl w:val="0"/>
              <w:spacing w:line="360" w:lineRule="auto"/>
              <w:jc w:val="both"/>
            </w:pPr>
            <w:r>
              <w:rPr>
                <w:rFonts w:ascii="Times New Roman" w:hAnsi="Times New Roman"/>
                <w:sz w:val="24"/>
                <w:szCs w:val="24"/>
              </w:rPr>
              <w:t>Basic visual representation features.</w:t>
            </w:r>
          </w:p>
        </w:tc>
        <w:tc>
          <w:tcPr>
            <w:tcW w:w="1912" w:type="dxa"/>
          </w:tcPr>
          <w:p w14:paraId="7F91B9E5">
            <w:pPr>
              <w:widowControl w:val="0"/>
              <w:spacing w:line="360" w:lineRule="auto"/>
              <w:jc w:val="both"/>
            </w:pPr>
            <w:r>
              <w:rPr>
                <w:rFonts w:ascii="Times New Roman" w:hAnsi="Times New Roman"/>
                <w:sz w:val="24"/>
                <w:szCs w:val="24"/>
              </w:rPr>
              <w:t>Moderate utility in detecting irregularities.</w:t>
            </w:r>
          </w:p>
        </w:tc>
        <w:tc>
          <w:tcPr>
            <w:tcW w:w="2475" w:type="dxa"/>
          </w:tcPr>
          <w:p w14:paraId="14958BDE">
            <w:pPr>
              <w:widowControl w:val="0"/>
              <w:spacing w:line="360" w:lineRule="auto"/>
              <w:jc w:val="both"/>
            </w:pPr>
            <w:r>
              <w:rPr>
                <w:rFonts w:ascii="Times New Roman" w:hAnsi="Times New Roman"/>
                <w:sz w:val="24"/>
                <w:szCs w:val="24"/>
              </w:rPr>
              <w:t>Low (User-friendly for beginners) (Pamisetty, 2021).</w:t>
            </w:r>
          </w:p>
        </w:tc>
      </w:tr>
      <w:tr w14:paraId="77B3B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13E2D532">
            <w:pPr>
              <w:widowControl w:val="0"/>
              <w:spacing w:line="360" w:lineRule="auto"/>
              <w:jc w:val="both"/>
            </w:pPr>
            <w:r>
              <w:rPr>
                <w:rFonts w:ascii="Times New Roman" w:hAnsi="Times New Roman"/>
                <w:sz w:val="24"/>
                <w:szCs w:val="24"/>
              </w:rPr>
              <w:t>IDEA</w:t>
            </w:r>
          </w:p>
        </w:tc>
        <w:tc>
          <w:tcPr>
            <w:tcW w:w="2125" w:type="dxa"/>
          </w:tcPr>
          <w:p w14:paraId="0019A261">
            <w:pPr>
              <w:widowControl w:val="0"/>
              <w:spacing w:line="360" w:lineRule="auto"/>
              <w:jc w:val="both"/>
            </w:pPr>
            <w:r>
              <w:rPr>
                <w:rFonts w:ascii="Times New Roman" w:hAnsi="Times New Roman"/>
                <w:sz w:val="24"/>
                <w:szCs w:val="24"/>
              </w:rPr>
              <w:t>High-level data integration across formats.</w:t>
            </w:r>
          </w:p>
        </w:tc>
        <w:tc>
          <w:tcPr>
            <w:tcW w:w="2063" w:type="dxa"/>
          </w:tcPr>
          <w:p w14:paraId="72771417">
            <w:pPr>
              <w:widowControl w:val="0"/>
              <w:spacing w:line="360" w:lineRule="auto"/>
              <w:jc w:val="both"/>
            </w:pPr>
            <w:r>
              <w:rPr>
                <w:rFonts w:ascii="Times New Roman" w:hAnsi="Times New Roman"/>
                <w:sz w:val="24"/>
                <w:szCs w:val="24"/>
              </w:rPr>
              <w:t>Adequate visualization capability.</w:t>
            </w:r>
          </w:p>
        </w:tc>
        <w:tc>
          <w:tcPr>
            <w:tcW w:w="1912" w:type="dxa"/>
          </w:tcPr>
          <w:p w14:paraId="5D4AA0AE">
            <w:pPr>
              <w:widowControl w:val="0"/>
              <w:spacing w:line="360" w:lineRule="auto"/>
              <w:jc w:val="both"/>
            </w:pPr>
            <w:r>
              <w:rPr>
                <w:rFonts w:ascii="Times New Roman" w:hAnsi="Times New Roman"/>
                <w:sz w:val="24"/>
                <w:szCs w:val="24"/>
              </w:rPr>
              <w:t>Strong suitability for fraud identification.</w:t>
            </w:r>
          </w:p>
        </w:tc>
        <w:tc>
          <w:tcPr>
            <w:tcW w:w="2475" w:type="dxa"/>
          </w:tcPr>
          <w:p w14:paraId="13031119">
            <w:pPr>
              <w:widowControl w:val="0"/>
              <w:spacing w:line="360" w:lineRule="auto"/>
              <w:jc w:val="both"/>
            </w:pPr>
            <w:r>
              <w:rPr>
                <w:rFonts w:ascii="Times New Roman" w:hAnsi="Times New Roman"/>
                <w:sz w:val="24"/>
                <w:szCs w:val="24"/>
              </w:rPr>
              <w:t>Moderate (Requires some training) (Hamdam et al., 2022).</w:t>
            </w:r>
          </w:p>
        </w:tc>
      </w:tr>
      <w:tr w14:paraId="51A69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4469BB2D">
            <w:pPr>
              <w:widowControl w:val="0"/>
              <w:spacing w:line="360" w:lineRule="auto"/>
              <w:jc w:val="both"/>
            </w:pPr>
            <w:r>
              <w:rPr>
                <w:rFonts w:ascii="Times New Roman" w:hAnsi="Times New Roman"/>
                <w:sz w:val="24"/>
                <w:szCs w:val="24"/>
              </w:rPr>
              <w:t>Power BI</w:t>
            </w:r>
          </w:p>
        </w:tc>
        <w:tc>
          <w:tcPr>
            <w:tcW w:w="2125" w:type="dxa"/>
          </w:tcPr>
          <w:p w14:paraId="273E8FE1">
            <w:pPr>
              <w:widowControl w:val="0"/>
              <w:spacing w:line="360" w:lineRule="auto"/>
              <w:jc w:val="both"/>
            </w:pPr>
            <w:r>
              <w:rPr>
                <w:rFonts w:ascii="Times New Roman" w:hAnsi="Times New Roman"/>
                <w:sz w:val="24"/>
                <w:szCs w:val="24"/>
              </w:rPr>
              <w:t>Robust integration with multiple data sources.</w:t>
            </w:r>
          </w:p>
        </w:tc>
        <w:tc>
          <w:tcPr>
            <w:tcW w:w="2063" w:type="dxa"/>
          </w:tcPr>
          <w:p w14:paraId="26227F1C">
            <w:pPr>
              <w:widowControl w:val="0"/>
              <w:spacing w:line="360" w:lineRule="auto"/>
              <w:jc w:val="both"/>
            </w:pPr>
            <w:r>
              <w:rPr>
                <w:rFonts w:ascii="Times New Roman" w:hAnsi="Times New Roman"/>
                <w:sz w:val="24"/>
                <w:szCs w:val="24"/>
              </w:rPr>
              <w:t>High-quality and interactive visuals.</w:t>
            </w:r>
          </w:p>
        </w:tc>
        <w:tc>
          <w:tcPr>
            <w:tcW w:w="1912" w:type="dxa"/>
          </w:tcPr>
          <w:p w14:paraId="14731CE2">
            <w:pPr>
              <w:widowControl w:val="0"/>
              <w:spacing w:line="360" w:lineRule="auto"/>
              <w:jc w:val="both"/>
            </w:pPr>
            <w:r>
              <w:rPr>
                <w:rFonts w:ascii="Times New Roman" w:hAnsi="Times New Roman"/>
                <w:sz w:val="24"/>
                <w:szCs w:val="24"/>
              </w:rPr>
              <w:t>Moderately effective for anomaly detection.</w:t>
            </w:r>
          </w:p>
        </w:tc>
        <w:tc>
          <w:tcPr>
            <w:tcW w:w="2475" w:type="dxa"/>
          </w:tcPr>
          <w:p w14:paraId="1F27B710">
            <w:pPr>
              <w:widowControl w:val="0"/>
              <w:spacing w:line="360" w:lineRule="auto"/>
              <w:jc w:val="both"/>
            </w:pPr>
            <w:r>
              <w:rPr>
                <w:rFonts w:ascii="Times New Roman" w:hAnsi="Times New Roman"/>
                <w:sz w:val="24"/>
                <w:szCs w:val="24"/>
              </w:rPr>
              <w:t>Low (Relatively easy to learn) (Abdelwahed et al., 2024).</w:t>
            </w:r>
          </w:p>
        </w:tc>
      </w:tr>
      <w:tr w14:paraId="2AABF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7E7CAD96">
            <w:pPr>
              <w:widowControl w:val="0"/>
              <w:spacing w:line="360" w:lineRule="auto"/>
              <w:jc w:val="both"/>
            </w:pPr>
            <w:r>
              <w:rPr>
                <w:rFonts w:ascii="Times New Roman" w:hAnsi="Times New Roman"/>
                <w:sz w:val="24"/>
                <w:szCs w:val="24"/>
              </w:rPr>
              <w:t>Tableau</w:t>
            </w:r>
          </w:p>
        </w:tc>
        <w:tc>
          <w:tcPr>
            <w:tcW w:w="2125" w:type="dxa"/>
          </w:tcPr>
          <w:p w14:paraId="101C4DDA">
            <w:pPr>
              <w:widowControl w:val="0"/>
              <w:spacing w:line="360" w:lineRule="auto"/>
              <w:jc w:val="both"/>
            </w:pPr>
            <w:r>
              <w:rPr>
                <w:rFonts w:ascii="Times New Roman" w:hAnsi="Times New Roman"/>
                <w:sz w:val="24"/>
                <w:szCs w:val="24"/>
              </w:rPr>
              <w:t>Robust and seamless data connection features.</w:t>
            </w:r>
          </w:p>
        </w:tc>
        <w:tc>
          <w:tcPr>
            <w:tcW w:w="2063" w:type="dxa"/>
          </w:tcPr>
          <w:p w14:paraId="28E36F80">
            <w:pPr>
              <w:widowControl w:val="0"/>
              <w:spacing w:line="360" w:lineRule="auto"/>
              <w:jc w:val="both"/>
            </w:pPr>
            <w:r>
              <w:rPr>
                <w:rFonts w:ascii="Times New Roman" w:hAnsi="Times New Roman"/>
                <w:sz w:val="24"/>
                <w:szCs w:val="24"/>
              </w:rPr>
              <w:t>Very high visual analytics strength.</w:t>
            </w:r>
          </w:p>
        </w:tc>
        <w:tc>
          <w:tcPr>
            <w:tcW w:w="1912" w:type="dxa"/>
          </w:tcPr>
          <w:p w14:paraId="38394A08">
            <w:pPr>
              <w:widowControl w:val="0"/>
              <w:spacing w:line="360" w:lineRule="auto"/>
              <w:jc w:val="both"/>
            </w:pPr>
            <w:r>
              <w:rPr>
                <w:rFonts w:ascii="Times New Roman" w:hAnsi="Times New Roman"/>
                <w:sz w:val="24"/>
                <w:szCs w:val="24"/>
              </w:rPr>
              <w:t>Limited direct utility for fraud detection.</w:t>
            </w:r>
          </w:p>
        </w:tc>
        <w:tc>
          <w:tcPr>
            <w:tcW w:w="2475" w:type="dxa"/>
          </w:tcPr>
          <w:p w14:paraId="08D9E828">
            <w:pPr>
              <w:widowControl w:val="0"/>
              <w:spacing w:line="360" w:lineRule="auto"/>
              <w:jc w:val="both"/>
            </w:pPr>
            <w:r>
              <w:rPr>
                <w:rFonts w:ascii="Times New Roman" w:hAnsi="Times New Roman"/>
                <w:sz w:val="24"/>
                <w:szCs w:val="24"/>
              </w:rPr>
              <w:t>Low (Intuitive for new users) (Thakkar et al., 2025).</w:t>
            </w:r>
          </w:p>
        </w:tc>
      </w:tr>
      <w:tr w14:paraId="2205F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2" w:hRule="atLeast"/>
        </w:trPr>
        <w:tc>
          <w:tcPr>
            <w:tcW w:w="1155" w:type="dxa"/>
          </w:tcPr>
          <w:p w14:paraId="21809D76">
            <w:pPr>
              <w:widowControl w:val="0"/>
              <w:spacing w:line="360" w:lineRule="auto"/>
              <w:jc w:val="both"/>
            </w:pPr>
            <w:r>
              <w:rPr>
                <w:rFonts w:ascii="Times New Roman" w:hAnsi="Times New Roman"/>
                <w:sz w:val="24"/>
                <w:szCs w:val="24"/>
              </w:rPr>
              <w:t xml:space="preserve">Python </w:t>
            </w:r>
          </w:p>
        </w:tc>
        <w:tc>
          <w:tcPr>
            <w:tcW w:w="2125" w:type="dxa"/>
          </w:tcPr>
          <w:p w14:paraId="5E258B7C">
            <w:pPr>
              <w:widowControl w:val="0"/>
              <w:spacing w:line="360" w:lineRule="auto"/>
              <w:jc w:val="both"/>
            </w:pPr>
            <w:r>
              <w:rPr>
                <w:rFonts w:ascii="Times New Roman" w:hAnsi="Times New Roman"/>
                <w:sz w:val="24"/>
                <w:szCs w:val="24"/>
              </w:rPr>
              <w:t>Exceptionally strong and scalable integration.</w:t>
            </w:r>
          </w:p>
        </w:tc>
        <w:tc>
          <w:tcPr>
            <w:tcW w:w="2063" w:type="dxa"/>
          </w:tcPr>
          <w:p w14:paraId="61650928">
            <w:pPr>
              <w:widowControl w:val="0"/>
              <w:spacing w:line="360" w:lineRule="auto"/>
              <w:jc w:val="both"/>
            </w:pPr>
            <w:r>
              <w:rPr>
                <w:rFonts w:ascii="Times New Roman" w:hAnsi="Times New Roman"/>
                <w:sz w:val="24"/>
                <w:szCs w:val="24"/>
              </w:rPr>
              <w:t>Fully customizable and highly flexible.</w:t>
            </w:r>
          </w:p>
        </w:tc>
        <w:tc>
          <w:tcPr>
            <w:tcW w:w="1912" w:type="dxa"/>
          </w:tcPr>
          <w:p w14:paraId="7C1D400F">
            <w:pPr>
              <w:widowControl w:val="0"/>
              <w:spacing w:line="360" w:lineRule="auto"/>
              <w:jc w:val="both"/>
            </w:pPr>
            <w:r>
              <w:rPr>
                <w:rFonts w:ascii="Times New Roman" w:hAnsi="Times New Roman"/>
                <w:sz w:val="24"/>
                <w:szCs w:val="24"/>
              </w:rPr>
              <w:t>Very high efficacy in complex fraud analytics.</w:t>
            </w:r>
          </w:p>
        </w:tc>
        <w:tc>
          <w:tcPr>
            <w:tcW w:w="2475" w:type="dxa"/>
          </w:tcPr>
          <w:p w14:paraId="092F7B4F">
            <w:pPr>
              <w:widowControl w:val="0"/>
              <w:spacing w:line="360" w:lineRule="auto"/>
              <w:jc w:val="both"/>
              <w:rPr>
                <w:rFonts w:ascii="Times New Roman" w:hAnsi="Times New Roman"/>
                <w:sz w:val="24"/>
                <w:szCs w:val="24"/>
              </w:rPr>
            </w:pPr>
            <w:r>
              <w:rPr>
                <w:rFonts w:ascii="Times New Roman" w:hAnsi="Times New Roman"/>
                <w:sz w:val="24"/>
                <w:szCs w:val="24"/>
              </w:rPr>
              <w:t>High (Steep learning curve) (Pinto, 2024)</w:t>
            </w:r>
          </w:p>
          <w:p w14:paraId="7D9A42EA">
            <w:pPr>
              <w:widowControl w:val="0"/>
              <w:spacing w:line="360" w:lineRule="auto"/>
              <w:jc w:val="both"/>
            </w:pPr>
          </w:p>
        </w:tc>
      </w:tr>
    </w:tbl>
    <w:p w14:paraId="59766FFE">
      <w:pPr>
        <w:spacing w:line="360" w:lineRule="auto"/>
        <w:jc w:val="both"/>
        <w:rPr>
          <w:rFonts w:ascii="Times New Roman" w:hAnsi="Times New Roman"/>
          <w:sz w:val="24"/>
          <w:szCs w:val="24"/>
        </w:rPr>
      </w:pPr>
    </w:p>
    <w:p w14:paraId="0A0B7569">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C</w:t>
      </w:r>
      <w:r>
        <w:rPr>
          <w:rFonts w:hint="default" w:ascii="Times New Roman" w:hAnsi="Times New Roman"/>
          <w:sz w:val="24"/>
          <w:szCs w:val="24"/>
        </w:rPr>
        <w:t xml:space="preserve">omparison </w:t>
      </w:r>
      <w:r>
        <w:rPr>
          <w:rFonts w:hint="default" w:ascii="Times New Roman" w:hAnsi="Times New Roman"/>
          <w:sz w:val="24"/>
          <w:szCs w:val="24"/>
          <w:lang w:val="en-US"/>
        </w:rPr>
        <w:t xml:space="preserve">framework </w:t>
      </w:r>
      <w:r>
        <w:rPr>
          <w:rFonts w:hint="default" w:ascii="Times New Roman" w:hAnsi="Times New Roman"/>
          <w:sz w:val="24"/>
          <w:szCs w:val="24"/>
        </w:rPr>
        <w:t xml:space="preserve">helped </w:t>
      </w:r>
      <w:r>
        <w:rPr>
          <w:rFonts w:hint="default" w:ascii="Times New Roman" w:hAnsi="Times New Roman"/>
          <w:sz w:val="24"/>
          <w:szCs w:val="24"/>
          <w:lang w:val="en-US"/>
        </w:rPr>
        <w:t xml:space="preserve">to </w:t>
      </w:r>
      <w:r>
        <w:rPr>
          <w:rFonts w:hint="default" w:ascii="Times New Roman" w:hAnsi="Times New Roman"/>
          <w:sz w:val="24"/>
          <w:szCs w:val="24"/>
        </w:rPr>
        <w:t xml:space="preserve">classify the tools by identifying their key benefits and limitations for </w:t>
      </w:r>
      <w:r>
        <w:rPr>
          <w:rFonts w:hint="default" w:ascii="Times New Roman" w:hAnsi="Times New Roman"/>
          <w:sz w:val="24"/>
          <w:szCs w:val="24"/>
          <w:lang w:val="en-US"/>
        </w:rPr>
        <w:t xml:space="preserve">certain </w:t>
      </w:r>
      <w:r>
        <w:rPr>
          <w:rFonts w:hint="default" w:ascii="Times New Roman" w:hAnsi="Times New Roman"/>
          <w:sz w:val="24"/>
          <w:szCs w:val="24"/>
        </w:rPr>
        <w:t xml:space="preserve">audit analytics purposes. This </w:t>
      </w:r>
      <w:r>
        <w:rPr>
          <w:rFonts w:hint="default" w:ascii="Times New Roman" w:hAnsi="Times New Roman"/>
          <w:sz w:val="24"/>
          <w:szCs w:val="24"/>
          <w:lang w:val="en-US"/>
        </w:rPr>
        <w:t>study</w:t>
      </w:r>
      <w:r>
        <w:rPr>
          <w:rFonts w:hint="default" w:ascii="Times New Roman" w:hAnsi="Times New Roman"/>
          <w:sz w:val="24"/>
          <w:szCs w:val="24"/>
        </w:rPr>
        <w:t xml:space="preserve"> demonstrated a distinct trade-off between power and accessibility. Python and R emerged as the most effective platforms for integration and sophisticated fraud detection, a discovery that guided the future emphasis on advanced analytical capabilities in the thematic synthesis. In contrast, technologies such as Tableau and Power BI were classified as robust in visualization and user accessibility</w:t>
      </w:r>
      <w:r>
        <w:rPr>
          <w:rFonts w:hint="default" w:ascii="Times New Roman" w:hAnsi="Times New Roman"/>
          <w:sz w:val="24"/>
          <w:szCs w:val="24"/>
          <w:lang w:val="en-US"/>
        </w:rPr>
        <w:t xml:space="preserve"> bringing out</w:t>
      </w:r>
      <w:r>
        <w:rPr>
          <w:rFonts w:hint="default" w:ascii="Times New Roman" w:hAnsi="Times New Roman"/>
          <w:sz w:val="24"/>
          <w:szCs w:val="24"/>
        </w:rPr>
        <w:t xml:space="preserve"> their significance in a distinct sector of the audit analytics domain. This preliminary categorization was essential for contextualizing the results of the theme synthesis, </w:t>
      </w:r>
      <w:r>
        <w:rPr>
          <w:rFonts w:hint="default" w:ascii="Times New Roman" w:hAnsi="Times New Roman"/>
          <w:sz w:val="24"/>
          <w:szCs w:val="24"/>
          <w:lang w:val="en-US"/>
        </w:rPr>
        <w:t>ensuring</w:t>
      </w:r>
      <w:r>
        <w:rPr>
          <w:rFonts w:hint="default" w:ascii="Times New Roman" w:hAnsi="Times New Roman"/>
          <w:sz w:val="24"/>
          <w:szCs w:val="24"/>
        </w:rPr>
        <w:t xml:space="preserve">  the final framework was evidence-based and practical while aligning with the </w:t>
      </w:r>
      <w:r>
        <w:rPr>
          <w:rFonts w:hint="default" w:ascii="Times New Roman" w:hAnsi="Times New Roman"/>
          <w:sz w:val="24"/>
          <w:szCs w:val="24"/>
          <w:lang w:val="en-US"/>
        </w:rPr>
        <w:t xml:space="preserve">different </w:t>
      </w:r>
      <w:r>
        <w:rPr>
          <w:rFonts w:hint="default" w:ascii="Times New Roman" w:hAnsi="Times New Roman"/>
          <w:sz w:val="24"/>
          <w:szCs w:val="24"/>
        </w:rPr>
        <w:t xml:space="preserve">capabilities of </w:t>
      </w:r>
      <w:r>
        <w:rPr>
          <w:rFonts w:hint="default" w:ascii="Times New Roman" w:hAnsi="Times New Roman"/>
          <w:sz w:val="24"/>
          <w:szCs w:val="24"/>
          <w:lang w:val="en-US"/>
        </w:rPr>
        <w:t xml:space="preserve">modern </w:t>
      </w:r>
      <w:r>
        <w:rPr>
          <w:rFonts w:hint="default" w:ascii="Times New Roman" w:hAnsi="Times New Roman"/>
          <w:sz w:val="24"/>
          <w:szCs w:val="24"/>
        </w:rPr>
        <w:t xml:space="preserve">technology. The initial investigation found that no </w:t>
      </w:r>
      <w:r>
        <w:rPr>
          <w:rFonts w:hint="default" w:ascii="Times New Roman" w:hAnsi="Times New Roman"/>
          <w:sz w:val="24"/>
          <w:szCs w:val="24"/>
          <w:lang w:val="en-US"/>
        </w:rPr>
        <w:t>device</w:t>
      </w:r>
      <w:r>
        <w:rPr>
          <w:rFonts w:hint="default" w:ascii="Times New Roman" w:hAnsi="Times New Roman"/>
          <w:sz w:val="24"/>
          <w:szCs w:val="24"/>
        </w:rPr>
        <w:t xml:space="preserve"> is </w:t>
      </w:r>
      <w:r>
        <w:rPr>
          <w:rFonts w:hint="default" w:ascii="Times New Roman" w:hAnsi="Times New Roman"/>
          <w:sz w:val="24"/>
          <w:szCs w:val="24"/>
          <w:lang w:val="en-US"/>
        </w:rPr>
        <w:t>suitable always</w:t>
      </w:r>
      <w:r>
        <w:rPr>
          <w:rFonts w:hint="default" w:ascii="Times New Roman" w:hAnsi="Times New Roman"/>
          <w:sz w:val="24"/>
          <w:szCs w:val="24"/>
        </w:rPr>
        <w:t xml:space="preserve">. </w:t>
      </w:r>
      <w:r>
        <w:rPr>
          <w:rFonts w:hint="default" w:ascii="Times New Roman" w:hAnsi="Times New Roman"/>
          <w:sz w:val="24"/>
          <w:szCs w:val="24"/>
          <w:lang w:val="en-US"/>
        </w:rPr>
        <w:t>That’s the reason</w:t>
      </w:r>
      <w:r>
        <w:rPr>
          <w:rFonts w:hint="default" w:ascii="Times New Roman" w:hAnsi="Times New Roman"/>
          <w:sz w:val="24"/>
          <w:szCs w:val="24"/>
        </w:rPr>
        <w:t xml:space="preserve"> selecting tools based on the specific context is important for </w:t>
      </w:r>
      <w:r>
        <w:rPr>
          <w:rFonts w:hint="default" w:ascii="Times New Roman" w:hAnsi="Times New Roman"/>
          <w:sz w:val="24"/>
          <w:szCs w:val="24"/>
          <w:lang w:val="en-US"/>
        </w:rPr>
        <w:t>developing</w:t>
      </w:r>
      <w:r>
        <w:rPr>
          <w:rFonts w:hint="default" w:ascii="Times New Roman" w:hAnsi="Times New Roman"/>
          <w:sz w:val="24"/>
          <w:szCs w:val="24"/>
        </w:rPr>
        <w:t xml:space="preserve"> audit and fraud </w:t>
      </w:r>
      <w:r>
        <w:rPr>
          <w:rFonts w:hint="default" w:ascii="Times New Roman" w:hAnsi="Times New Roman"/>
          <w:sz w:val="24"/>
          <w:szCs w:val="24"/>
          <w:lang w:val="en-US"/>
        </w:rPr>
        <w:t>analytics.</w:t>
      </w:r>
    </w:p>
    <w:p w14:paraId="74A3E9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2.5. Workflow Model of Analytics-Driven Audit Lifecycle</w:t>
      </w:r>
    </w:p>
    <w:p w14:paraId="4F41C1B8">
      <w:pPr>
        <w:spacing w:line="360" w:lineRule="auto"/>
        <w:jc w:val="both"/>
        <w:rPr>
          <w:rFonts w:ascii="Times New Roman" w:hAnsi="Times New Roman"/>
          <w:sz w:val="24"/>
          <w:szCs w:val="24"/>
        </w:rPr>
      </w:pPr>
      <w:r>
        <w:rPr>
          <w:rFonts w:ascii="Times New Roman" w:hAnsi="Times New Roman"/>
          <w:sz w:val="24"/>
          <w:szCs w:val="24"/>
        </w:rPr>
        <w:t xml:space="preserve">The framework presents a five-stage continuum that depicts the increasingly significant role of analytics in modern audit operations. These stages </w:t>
      </w:r>
      <w:r>
        <w:rPr>
          <w:rFonts w:hint="default" w:ascii="Times New Roman" w:hAnsi="Times New Roman"/>
          <w:sz w:val="24"/>
          <w:szCs w:val="24"/>
          <w:lang w:val="en-US"/>
        </w:rPr>
        <w:t xml:space="preserve">show </w:t>
      </w:r>
      <w:r>
        <w:rPr>
          <w:rFonts w:ascii="Times New Roman" w:hAnsi="Times New Roman"/>
          <w:sz w:val="24"/>
          <w:szCs w:val="24"/>
        </w:rPr>
        <w:t xml:space="preserve">data collection, pre-audit configuration, exploratory modelling, risk assessment and red flag generation. Every phase involves a combination of dedicated resources and audit-relevant skill sets mapped to the operational requirements of each audit function. Initially, data collection </w:t>
      </w:r>
      <w:r>
        <w:rPr>
          <w:rFonts w:hint="default" w:ascii="Times New Roman" w:hAnsi="Times New Roman"/>
          <w:sz w:val="24"/>
          <w:szCs w:val="24"/>
          <w:lang w:val="en-US"/>
        </w:rPr>
        <w:t xml:space="preserve">requires </w:t>
      </w:r>
      <w:r>
        <w:rPr>
          <w:rFonts w:ascii="Times New Roman" w:hAnsi="Times New Roman"/>
          <w:sz w:val="24"/>
          <w:szCs w:val="24"/>
        </w:rPr>
        <w:t>acquiring structured and unstructured financial data from several sources</w:t>
      </w:r>
      <w:r>
        <w:rPr>
          <w:rFonts w:hint="default" w:ascii="Times New Roman" w:hAnsi="Times New Roman"/>
          <w:sz w:val="24"/>
          <w:szCs w:val="24"/>
          <w:lang w:val="en-US"/>
        </w:rPr>
        <w:t xml:space="preserve"> </w:t>
      </w:r>
      <w:r>
        <w:rPr>
          <w:rFonts w:ascii="Times New Roman" w:hAnsi="Times New Roman"/>
          <w:sz w:val="24"/>
          <w:szCs w:val="24"/>
        </w:rPr>
        <w:t xml:space="preserve">including enterprise resource planning (ERP) systems, spreadsheets, transaction logs and internal communications. The data transformation phase concentrates on cleansing, redundancy elimination, transformation, and normalization to </w:t>
      </w:r>
      <w:r>
        <w:rPr>
          <w:rFonts w:hint="default" w:ascii="Times New Roman" w:hAnsi="Times New Roman"/>
          <w:sz w:val="24"/>
          <w:szCs w:val="24"/>
          <w:lang w:val="en-US"/>
        </w:rPr>
        <w:t xml:space="preserve">ensure </w:t>
      </w:r>
      <w:r>
        <w:rPr>
          <w:rFonts w:ascii="Times New Roman" w:hAnsi="Times New Roman"/>
          <w:sz w:val="24"/>
          <w:szCs w:val="24"/>
        </w:rPr>
        <w:t>that datasets are accurately formatted and aligned to meet audit and advanced analytics criteria. To uncover hidden relationships and data irregularities, exploratory data analysis leverages clustering algorithms, trend detection mechanisms, and outlier identification techniques. The risk-scoring process assigns weighted values to the frequency and severity of anomalies enabling auditors to rank investigative tasks based on urgency and relevance. The concluding phase, red-flag issuance, produces alerts and visual summaries incorporated into auditor dashboards or reporting systems for prompt decision-making. This cycle functions as an ongoing cycle rather than a fixed sequence. Insights derived from red-flag outputs frequently guide modifications in preceding stages such as enhancing data characteristics or calibrating model parameters. Embedding governance tools improves the alignment between audit analytics and organization-wide risk protocols. Standardizing audit operations under this model empowers companies to strengthen data-driven insight generation and adopt a more fluid, compliance-focused approach to auditing, moving beyond fixed-interval assessments.</w:t>
      </w:r>
    </w:p>
    <w:p w14:paraId="28B1912D">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4592955" cy="3062605"/>
            <wp:effectExtent l="0" t="0" r="17145" b="4445"/>
            <wp:docPr id="1" name="Picture 1" descr="73e74f0c-3782-4382-b6a5-74d331473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73e74f0c-3782-4382-b6a5-74d33147351a"/>
                    <pic:cNvPicPr>
                      <a:picLocks noChangeAspect="1"/>
                    </pic:cNvPicPr>
                  </pic:nvPicPr>
                  <pic:blipFill>
                    <a:blip r:embed="rId4"/>
                    <a:stretch>
                      <a:fillRect/>
                    </a:stretch>
                  </pic:blipFill>
                  <pic:spPr>
                    <a:xfrm>
                      <a:off x="0" y="0"/>
                      <a:ext cx="4592955" cy="3062605"/>
                    </a:xfrm>
                    <a:prstGeom prst="rect">
                      <a:avLst/>
                    </a:prstGeom>
                  </pic:spPr>
                </pic:pic>
              </a:graphicData>
            </a:graphic>
          </wp:inline>
        </w:drawing>
      </w:r>
    </w:p>
    <w:p w14:paraId="4E41F84B">
      <w:pPr>
        <w:spacing w:line="360" w:lineRule="auto"/>
        <w:jc w:val="both"/>
        <w:rPr>
          <w:rFonts w:ascii="Times New Roman" w:hAnsi="Times New Roman" w:cs="Times New Roman"/>
          <w:sz w:val="24"/>
          <w:szCs w:val="24"/>
        </w:rPr>
      </w:pPr>
      <w:r>
        <w:rPr>
          <w:rFonts w:ascii="Times New Roman" w:hAnsi="Times New Roman" w:cs="Times New Roman"/>
          <w:sz w:val="24"/>
          <w:szCs w:val="24"/>
        </w:rPr>
        <w:t>Figure 1. Stages in Analytics-Driven Auditing Workflow</w:t>
      </w:r>
    </w:p>
    <w:p w14:paraId="53DF4078">
      <w:pPr>
        <w:spacing w:line="360" w:lineRule="auto"/>
        <w:jc w:val="both"/>
        <w:rPr>
          <w:rFonts w:ascii="Times New Roman" w:hAnsi="Times New Roman" w:cs="Times New Roman"/>
          <w:sz w:val="24"/>
          <w:szCs w:val="24"/>
        </w:rPr>
      </w:pPr>
    </w:p>
    <w:p w14:paraId="36B912A9">
      <w:pPr>
        <w:spacing w:line="360" w:lineRule="auto"/>
        <w:jc w:val="both"/>
        <w:rPr>
          <w:rFonts w:ascii="Times New Roman" w:hAnsi="Times New Roman"/>
          <w:sz w:val="24"/>
          <w:szCs w:val="24"/>
        </w:rPr>
      </w:pPr>
      <w:r>
        <w:rPr>
          <w:rFonts w:ascii="Times New Roman" w:hAnsi="Times New Roman"/>
          <w:sz w:val="24"/>
          <w:szCs w:val="24"/>
        </w:rPr>
        <w:t xml:space="preserve">Figure 1 </w:t>
      </w:r>
      <w:r>
        <w:rPr>
          <w:rFonts w:hint="default" w:ascii="Times New Roman" w:hAnsi="Times New Roman"/>
          <w:sz w:val="24"/>
          <w:szCs w:val="24"/>
          <w:lang w:val="en-US"/>
        </w:rPr>
        <w:t xml:space="preserve">demonstrates </w:t>
      </w:r>
      <w:r>
        <w:rPr>
          <w:rFonts w:ascii="Times New Roman" w:hAnsi="Times New Roman"/>
          <w:sz w:val="24"/>
          <w:szCs w:val="24"/>
        </w:rPr>
        <w:t xml:space="preserve">that data purification and preparation constitute the most resource-intensive phase in the analytics life-cycle, generally comprising approximately 50% of the overall effort necessary for audit execution. Corporations must devise strategies for adequate resource allocation, automation, and personnel development to guarantee continuous process performance. In addition, incorporating automation in initial phases </w:t>
      </w:r>
      <w:r>
        <w:rPr>
          <w:rFonts w:hint="default" w:ascii="Times New Roman" w:hAnsi="Times New Roman"/>
          <w:sz w:val="24"/>
          <w:szCs w:val="24"/>
          <w:lang w:val="en-US"/>
        </w:rPr>
        <w:t xml:space="preserve">such as </w:t>
      </w:r>
      <w:r>
        <w:rPr>
          <w:rFonts w:ascii="Times New Roman" w:hAnsi="Times New Roman"/>
          <w:sz w:val="24"/>
          <w:szCs w:val="24"/>
        </w:rPr>
        <w:t>data ingestion and report creation can markedly diminish audit delays, improve operational efficiency and facilitate real-time decision-making. This organized operational sequence upgrades corporate resilience through proactive fraud prevention and ongoing risk monitoring.</w:t>
      </w:r>
    </w:p>
    <w:p w14:paraId="750DB9C7">
      <w:pPr>
        <w:spacing w:line="360" w:lineRule="auto"/>
        <w:jc w:val="both"/>
        <w:rPr>
          <w:rFonts w:ascii="Times New Roman" w:hAnsi="Times New Roman"/>
          <w:sz w:val="24"/>
          <w:szCs w:val="24"/>
        </w:rPr>
      </w:pPr>
    </w:p>
    <w:p w14:paraId="2A9D06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2.6. Extraction and Typo-logical Classification of Red-Flag Indicators</w:t>
      </w:r>
    </w:p>
    <w:p w14:paraId="64FEC744">
      <w:pPr>
        <w:spacing w:line="360" w:lineRule="auto"/>
        <w:jc w:val="both"/>
        <w:rPr>
          <w:rFonts w:ascii="Times New Roman" w:hAnsi="Times New Roman" w:cs="Times New Roman"/>
          <w:sz w:val="24"/>
          <w:szCs w:val="24"/>
        </w:rPr>
      </w:pPr>
      <w:r>
        <w:rPr>
          <w:rFonts w:ascii="Times New Roman" w:hAnsi="Times New Roman" w:cs="Times New Roman"/>
          <w:sz w:val="24"/>
          <w:szCs w:val="24"/>
        </w:rPr>
        <w:t>Efficient fraud detection relies on promptly recognizing warning signs</w:t>
      </w:r>
      <w:r>
        <w:rPr>
          <w:rFonts w:hint="default" w:ascii="Times New Roman" w:hAnsi="Times New Roman" w:cs="Times New Roman"/>
          <w:sz w:val="24"/>
          <w:szCs w:val="24"/>
          <w:lang w:val="en-US"/>
        </w:rPr>
        <w:t xml:space="preserve"> generally </w:t>
      </w:r>
      <w:r>
        <w:rPr>
          <w:rFonts w:ascii="Times New Roman" w:hAnsi="Times New Roman" w:cs="Times New Roman"/>
          <w:sz w:val="24"/>
          <w:szCs w:val="24"/>
        </w:rPr>
        <w:t xml:space="preserve">known as red-flag indicators. </w:t>
      </w:r>
      <w:r>
        <w:rPr>
          <w:rFonts w:hint="default" w:ascii="Times New Roman" w:hAnsi="Times New Roman" w:cs="Times New Roman"/>
          <w:sz w:val="24"/>
          <w:szCs w:val="24"/>
        </w:rPr>
        <w:t>A c</w:t>
      </w:r>
      <w:r>
        <w:rPr>
          <w:rFonts w:hint="default" w:ascii="Times New Roman" w:hAnsi="Times New Roman" w:cs="Times New Roman"/>
          <w:sz w:val="24"/>
          <w:szCs w:val="24"/>
          <w:lang w:val="en-US"/>
        </w:rPr>
        <w:t>lassification framework</w:t>
      </w:r>
      <w:r>
        <w:rPr>
          <w:rFonts w:hint="default" w:ascii="Times New Roman" w:hAnsi="Times New Roman" w:cs="Times New Roman"/>
          <w:sz w:val="24"/>
          <w:szCs w:val="24"/>
        </w:rPr>
        <w:t xml:space="preserve"> designed to classify indicators based on their </w:t>
      </w:r>
      <w:r>
        <w:rPr>
          <w:rFonts w:hint="default" w:ascii="Times New Roman" w:hAnsi="Times New Roman" w:cs="Times New Roman"/>
          <w:sz w:val="24"/>
          <w:szCs w:val="24"/>
          <w:lang w:val="en-US"/>
        </w:rPr>
        <w:t>intricacy</w:t>
      </w:r>
      <w:r>
        <w:rPr>
          <w:rFonts w:hint="default" w:ascii="Times New Roman" w:hAnsi="Times New Roman" w:cs="Times New Roman"/>
          <w:sz w:val="24"/>
          <w:szCs w:val="24"/>
        </w:rPr>
        <w:t xml:space="preserve"> and the traceability of their data sources provides the basis for this classification</w:t>
      </w:r>
      <w:r>
        <w:rPr>
          <w:rFonts w:ascii="Times New Roman" w:hAnsi="Times New Roman" w:cs="Times New Roman"/>
          <w:sz w:val="24"/>
          <w:szCs w:val="24"/>
        </w:rPr>
        <w:t>. The sorting has five principal clusters:</w:t>
      </w:r>
    </w:p>
    <w:p w14:paraId="1D2F56AB">
      <w:pPr>
        <w:spacing w:line="360" w:lineRule="auto"/>
        <w:jc w:val="both"/>
        <w:rPr>
          <w:rFonts w:ascii="Times New Roman" w:hAnsi="Times New Roman" w:cs="Times New Roman"/>
          <w:sz w:val="24"/>
          <w:szCs w:val="24"/>
        </w:rPr>
      </w:pPr>
    </w:p>
    <w:p w14:paraId="3C1CA53B">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Transaction irregularities (duplicate transactions or payments executed outside of business hours)</w:t>
      </w:r>
    </w:p>
    <w:p w14:paraId="31FB8A5F">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Behavioral anomalies (recurrent violations of internal controls)</w:t>
      </w:r>
    </w:p>
    <w:p w14:paraId="19F8325C">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Structural anomalies (unbalanced ledger accounts or incongruous reconciliations)</w:t>
      </w:r>
    </w:p>
    <w:p w14:paraId="61B0B0B6">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Identify document discrepancies (modified, counterfeit, or replicated invoices)</w:t>
      </w:r>
    </w:p>
    <w:p w14:paraId="52782649">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Patterns of relational fraud (indications of coordination or synchronized fraudulent activities among entities)</w:t>
      </w:r>
    </w:p>
    <w:p w14:paraId="66619522">
      <w:pPr>
        <w:spacing w:line="360" w:lineRule="auto"/>
        <w:jc w:val="both"/>
        <w:rPr>
          <w:rFonts w:ascii="Times New Roman" w:hAnsi="Times New Roman" w:cs="Times New Roman"/>
          <w:sz w:val="24"/>
          <w:szCs w:val="24"/>
        </w:rPr>
      </w:pPr>
    </w:p>
    <w:p w14:paraId="48A338A8">
      <w:pPr>
        <w:spacing w:line="360" w:lineRule="auto"/>
        <w:jc w:val="both"/>
        <w:rPr>
          <w:rFonts w:ascii="Times New Roman" w:hAnsi="Times New Roman" w:cs="Times New Roman"/>
          <w:sz w:val="24"/>
          <w:szCs w:val="24"/>
        </w:rPr>
      </w:pPr>
      <w:r>
        <w:rPr>
          <w:rFonts w:ascii="Times New Roman" w:hAnsi="Times New Roman" w:cs="Times New Roman"/>
          <w:sz w:val="24"/>
          <w:szCs w:val="24"/>
        </w:rPr>
        <w:t>Each cluster is associated with particular analytical techniques</w:t>
      </w:r>
      <w:r>
        <w:rPr>
          <w:rFonts w:hint="default" w:ascii="Times New Roman" w:hAnsi="Times New Roman" w:cs="Times New Roman"/>
          <w:sz w:val="24"/>
          <w:szCs w:val="24"/>
          <w:lang w:val="en-US"/>
        </w:rPr>
        <w:t>.F</w:t>
      </w:r>
      <w:r>
        <w:rPr>
          <w:rFonts w:ascii="Times New Roman" w:hAnsi="Times New Roman" w:cs="Times New Roman"/>
          <w:sz w:val="24"/>
          <w:szCs w:val="24"/>
        </w:rPr>
        <w:t>or example, regression models, clustering algorithms or relational network analysis, contingent upon the characteristics and intricacy of the identified patterns. This stratified method expands the precision of model selection and facilitates better-informed audit judgments in data-intensive contexts. Moreover, it equips the prioritizing of audit risks by associating particular red flag signs with specific fraud schemes, ensuring that high-risk situations receive prompt and suitable investigation scrutiny.</w:t>
      </w:r>
    </w:p>
    <w:p w14:paraId="38C14FCF">
      <w:pPr>
        <w:spacing w:line="360" w:lineRule="auto"/>
        <w:jc w:val="both"/>
        <w:rPr>
          <w:rFonts w:ascii="Times New Roman" w:hAnsi="Times New Roman" w:cs="Times New Roman"/>
          <w:sz w:val="24"/>
          <w:szCs w:val="24"/>
        </w:rPr>
      </w:pPr>
    </w:p>
    <w:p w14:paraId="6B1F9CAD">
      <w:pPr>
        <w:spacing w:line="360" w:lineRule="auto"/>
        <w:jc w:val="both"/>
        <w:rPr>
          <w:rFonts w:ascii="Times New Roman" w:hAnsi="Times New Roman"/>
          <w:b/>
          <w:bCs/>
          <w:sz w:val="24"/>
          <w:szCs w:val="24"/>
        </w:rPr>
      </w:pPr>
      <w:r>
        <w:rPr>
          <w:rFonts w:ascii="Times New Roman" w:hAnsi="Times New Roman"/>
          <w:b/>
          <w:bCs/>
          <w:sz w:val="24"/>
          <w:szCs w:val="24"/>
        </w:rPr>
        <w:t xml:space="preserve">2.7. Thematic Synthesis and Validation Protocol </w:t>
      </w:r>
    </w:p>
    <w:p w14:paraId="70A324DE">
      <w:pPr>
        <w:spacing w:line="360" w:lineRule="auto"/>
        <w:jc w:val="both"/>
        <w:rPr>
          <w:rFonts w:hint="default" w:ascii="Times New Roman" w:hAnsi="Times New Roman"/>
          <w:sz w:val="24"/>
          <w:szCs w:val="24"/>
        </w:rPr>
      </w:pPr>
      <w:r>
        <w:rPr>
          <w:rFonts w:hint="default" w:ascii="Times New Roman" w:hAnsi="Times New Roman"/>
          <w:sz w:val="24"/>
          <w:szCs w:val="24"/>
        </w:rPr>
        <w:t xml:space="preserve">An inductive theme synthesis method following the framework established by Thomas and Harden (2008), was utilized to examine a diverse range of literature. The process was conducted in three separate phases to ensure a thorough and open evaluation. </w:t>
      </w:r>
    </w:p>
    <w:p w14:paraId="0170D2FD">
      <w:pPr>
        <w:spacing w:line="360" w:lineRule="auto"/>
        <w:jc w:val="both"/>
        <w:rPr>
          <w:rFonts w:hint="default" w:ascii="Times New Roman" w:hAnsi="Times New Roman"/>
          <w:sz w:val="24"/>
          <w:szCs w:val="24"/>
        </w:rPr>
      </w:pPr>
    </w:p>
    <w:p w14:paraId="37E54326">
      <w:pPr>
        <w:numPr>
          <w:ilvl w:val="0"/>
          <w:numId w:val="4"/>
        </w:numPr>
        <w:spacing w:line="360" w:lineRule="auto"/>
        <w:ind w:left="420" w:hanging="420"/>
        <w:jc w:val="both"/>
        <w:rPr>
          <w:rFonts w:hint="default" w:ascii="Times New Roman" w:hAnsi="Times New Roman"/>
          <w:sz w:val="24"/>
          <w:szCs w:val="24"/>
        </w:rPr>
      </w:pPr>
      <w:r>
        <w:rPr>
          <w:rFonts w:hint="default" w:ascii="Times New Roman" w:hAnsi="Times New Roman"/>
          <w:sz w:val="24"/>
          <w:szCs w:val="24"/>
        </w:rPr>
        <w:t xml:space="preserve">Coding the findings: The findings were coded by reading each article line-by-line to extract critical features and topics. This </w:t>
      </w:r>
      <w:r>
        <w:rPr>
          <w:rFonts w:hint="default" w:ascii="Times New Roman" w:hAnsi="Times New Roman"/>
          <w:sz w:val="24"/>
          <w:szCs w:val="24"/>
          <w:lang w:val="en-US"/>
        </w:rPr>
        <w:t xml:space="preserve">required </w:t>
      </w:r>
      <w:r>
        <w:rPr>
          <w:rFonts w:hint="default" w:ascii="Times New Roman" w:hAnsi="Times New Roman"/>
          <w:sz w:val="24"/>
          <w:szCs w:val="24"/>
        </w:rPr>
        <w:t>methodically classifying data points pertaining to audit tool features, alert indicators, implementation challenges</w:t>
      </w:r>
      <w:r>
        <w:rPr>
          <w:rFonts w:hint="default" w:ascii="Times New Roman" w:hAnsi="Times New Roman"/>
          <w:sz w:val="24"/>
          <w:szCs w:val="24"/>
          <w:lang w:val="en-US"/>
        </w:rPr>
        <w:t xml:space="preserve"> </w:t>
      </w:r>
      <w:r>
        <w:rPr>
          <w:rFonts w:hint="default" w:ascii="Times New Roman" w:hAnsi="Times New Roman"/>
          <w:sz w:val="24"/>
          <w:szCs w:val="24"/>
        </w:rPr>
        <w:t>and value propositions.</w:t>
      </w:r>
    </w:p>
    <w:p w14:paraId="5DD46528">
      <w:pPr>
        <w:spacing w:line="360" w:lineRule="auto"/>
        <w:jc w:val="both"/>
        <w:rPr>
          <w:rFonts w:hint="default" w:ascii="Times New Roman" w:hAnsi="Times New Roman"/>
          <w:sz w:val="24"/>
          <w:szCs w:val="24"/>
        </w:rPr>
      </w:pPr>
    </w:p>
    <w:p w14:paraId="362BAB76">
      <w:pPr>
        <w:numPr>
          <w:ilvl w:val="0"/>
          <w:numId w:val="4"/>
        </w:numPr>
        <w:spacing w:line="360" w:lineRule="auto"/>
        <w:ind w:left="420" w:hanging="420"/>
        <w:jc w:val="both"/>
        <w:rPr>
          <w:rFonts w:hint="default" w:ascii="Times New Roman" w:hAnsi="Times New Roman"/>
          <w:sz w:val="24"/>
          <w:szCs w:val="24"/>
        </w:rPr>
      </w:pPr>
      <w:r>
        <w:rPr>
          <w:rFonts w:hint="default" w:ascii="Times New Roman" w:hAnsi="Times New Roman"/>
          <w:sz w:val="24"/>
          <w:szCs w:val="24"/>
        </w:rPr>
        <w:t xml:space="preserve">Formulating descriptive themes: Through iterative comparison analysis, the preliminary codes were consolidated into overarching, descriptive themes. This step </w:t>
      </w:r>
      <w:r>
        <w:rPr>
          <w:rFonts w:hint="default" w:ascii="Times New Roman" w:hAnsi="Times New Roman"/>
          <w:sz w:val="24"/>
          <w:szCs w:val="24"/>
          <w:lang w:val="en-US"/>
        </w:rPr>
        <w:t xml:space="preserve">included </w:t>
      </w:r>
      <w:r>
        <w:rPr>
          <w:rFonts w:hint="default" w:ascii="Times New Roman" w:hAnsi="Times New Roman"/>
          <w:sz w:val="24"/>
          <w:szCs w:val="24"/>
        </w:rPr>
        <w:t xml:space="preserve">organizing and synthesizing the principal findings of the literature into broad themes. </w:t>
      </w:r>
    </w:p>
    <w:p w14:paraId="080D8842">
      <w:pPr>
        <w:spacing w:line="360" w:lineRule="auto"/>
        <w:jc w:val="both"/>
        <w:rPr>
          <w:rFonts w:hint="default" w:ascii="Times New Roman" w:hAnsi="Times New Roman"/>
          <w:sz w:val="24"/>
          <w:szCs w:val="24"/>
        </w:rPr>
      </w:pPr>
    </w:p>
    <w:p w14:paraId="2A268017">
      <w:pPr>
        <w:numPr>
          <w:ilvl w:val="0"/>
          <w:numId w:val="4"/>
        </w:numPr>
        <w:spacing w:line="360" w:lineRule="auto"/>
        <w:ind w:left="420" w:hanging="420"/>
        <w:jc w:val="both"/>
        <w:rPr>
          <w:rFonts w:hint="default" w:ascii="Times New Roman" w:hAnsi="Times New Roman"/>
          <w:sz w:val="24"/>
          <w:szCs w:val="24"/>
        </w:rPr>
      </w:pPr>
      <w:r>
        <w:rPr>
          <w:rFonts w:hint="default" w:ascii="Times New Roman" w:hAnsi="Times New Roman"/>
          <w:sz w:val="24"/>
          <w:szCs w:val="24"/>
        </w:rPr>
        <w:t>Formulating analytical themes: The concluding phase went beyond a mere review of the literature to establish a novel interpretive framework. A conceptual model was developed by recognizing links and patterns among the descriptive themes</w:t>
      </w:r>
      <w:r>
        <w:rPr>
          <w:rFonts w:hint="default" w:ascii="Times New Roman" w:hAnsi="Times New Roman"/>
          <w:sz w:val="24"/>
          <w:szCs w:val="24"/>
          <w:lang w:val="en-US"/>
        </w:rPr>
        <w:t xml:space="preserve"> to demonstrate</w:t>
      </w:r>
      <w:r>
        <w:rPr>
          <w:rFonts w:hint="default" w:ascii="Times New Roman" w:hAnsi="Times New Roman"/>
          <w:sz w:val="24"/>
          <w:szCs w:val="24"/>
        </w:rPr>
        <w:t xml:space="preserve"> the strategic importance of data curation, context-specific tool selection, fraud pattern modeling and operational integration in audit environments. </w:t>
      </w:r>
    </w:p>
    <w:p w14:paraId="29C8C0C5">
      <w:pPr>
        <w:spacing w:line="360" w:lineRule="auto"/>
        <w:jc w:val="both"/>
        <w:rPr>
          <w:rFonts w:hint="default" w:ascii="Times New Roman" w:hAnsi="Times New Roman"/>
          <w:sz w:val="24"/>
          <w:szCs w:val="24"/>
        </w:rPr>
      </w:pPr>
    </w:p>
    <w:p w14:paraId="50674D1F">
      <w:pPr>
        <w:spacing w:line="360" w:lineRule="auto"/>
        <w:jc w:val="both"/>
        <w:rPr>
          <w:rFonts w:hint="default" w:ascii="Times New Roman" w:hAnsi="Times New Roman"/>
          <w:sz w:val="24"/>
          <w:szCs w:val="24"/>
        </w:rPr>
      </w:pPr>
      <w:r>
        <w:rPr>
          <w:rFonts w:hint="default" w:ascii="Times New Roman" w:hAnsi="Times New Roman"/>
          <w:b w:val="0"/>
          <w:bCs w:val="0"/>
          <w:sz w:val="24"/>
          <w:szCs w:val="24"/>
          <w:lang w:val="en-US"/>
        </w:rPr>
        <w:t>Further evidence added little value</w:t>
      </w:r>
      <w:r>
        <w:rPr>
          <w:rFonts w:hint="default" w:ascii="Times New Roman" w:hAnsi="Times New Roman"/>
          <w:b w:val="0"/>
          <w:bCs w:val="0"/>
          <w:sz w:val="24"/>
          <w:szCs w:val="24"/>
        </w:rPr>
        <w:t xml:space="preserve"> when no new subjects </w:t>
      </w:r>
      <w:r>
        <w:rPr>
          <w:rFonts w:hint="default" w:ascii="Times New Roman" w:hAnsi="Times New Roman"/>
          <w:b w:val="0"/>
          <w:bCs w:val="0"/>
          <w:sz w:val="24"/>
          <w:szCs w:val="24"/>
          <w:lang w:val="en-US"/>
        </w:rPr>
        <w:t>come</w:t>
      </w:r>
      <w:r>
        <w:rPr>
          <w:rFonts w:hint="default" w:ascii="Times New Roman" w:hAnsi="Times New Roman"/>
          <w:b w:val="0"/>
          <w:bCs w:val="0"/>
          <w:sz w:val="24"/>
          <w:szCs w:val="24"/>
        </w:rPr>
        <w:t xml:space="preserve"> from other sources.</w:t>
      </w:r>
      <w:r>
        <w:rPr>
          <w:rFonts w:hint="default" w:ascii="Times New Roman" w:hAnsi="Times New Roman"/>
          <w:sz w:val="24"/>
          <w:szCs w:val="24"/>
        </w:rPr>
        <w:t xml:space="preserve"> To improve interpretative reliability, the codebook was subjected to cross-review and refinement during analytical cycles, ensuring thematic consistency across diverse document types and stakeholder perspectives. </w:t>
      </w:r>
    </w:p>
    <w:p w14:paraId="0CFC2F11">
      <w:pPr>
        <w:spacing w:line="360" w:lineRule="auto"/>
        <w:jc w:val="both"/>
        <w:rPr>
          <w:ins w:id="1" w:author="C&amp;E" w:date="2025-08-07T19:30:12Z"/>
          <w:rFonts w:ascii="Times New Roman" w:hAnsi="Times New Roman"/>
          <w:sz w:val="24"/>
          <w:szCs w:val="24"/>
        </w:rPr>
      </w:pPr>
    </w:p>
    <w:p w14:paraId="12F45534">
      <w:pPr>
        <w:spacing w:line="360" w:lineRule="auto"/>
        <w:jc w:val="both"/>
        <w:rPr>
          <w:rFonts w:hint="default" w:ascii="Times New Roman" w:hAnsi="Times New Roman"/>
          <w:sz w:val="24"/>
          <w:szCs w:val="24"/>
          <w:lang w:val="en-US"/>
        </w:rPr>
      </w:pPr>
      <w:r>
        <w:rPr>
          <w:rFonts w:ascii="Times New Roman" w:hAnsi="Times New Roman"/>
          <w:sz w:val="24"/>
          <w:szCs w:val="24"/>
        </w:rPr>
        <w:t>Triangulated Validation Framework:</w:t>
      </w:r>
      <w:r>
        <w:rPr>
          <w:rFonts w:hint="default" w:ascii="Times New Roman" w:hAnsi="Times New Roman"/>
          <w:sz w:val="24"/>
          <w:szCs w:val="24"/>
          <w:lang w:val="en-US"/>
        </w:rPr>
        <w:t xml:space="preserve"> To further validate the findings, a rigorous triangulation framework was used to ensure that the results were evidence-based and representative of real-world complexities. This involved:</w:t>
      </w:r>
    </w:p>
    <w:p w14:paraId="42756297">
      <w:pPr>
        <w:numPr>
          <w:ilvl w:val="0"/>
          <w:numId w:val="5"/>
        </w:numPr>
        <w:spacing w:line="360" w:lineRule="auto"/>
        <w:jc w:val="both"/>
        <w:rPr>
          <w:rFonts w:ascii="Times New Roman" w:hAnsi="Times New Roman"/>
          <w:sz w:val="24"/>
          <w:szCs w:val="24"/>
        </w:rPr>
      </w:pPr>
      <w:r>
        <w:rPr>
          <w:rFonts w:ascii="Times New Roman" w:hAnsi="Times New Roman"/>
          <w:sz w:val="24"/>
          <w:szCs w:val="24"/>
        </w:rPr>
        <w:t xml:space="preserve">Contrasting academic findings with the industry norms and practices of the Big Four firms; </w:t>
      </w:r>
    </w:p>
    <w:p w14:paraId="2C540543">
      <w:pPr>
        <w:numPr>
          <w:ilvl w:val="0"/>
          <w:numId w:val="5"/>
        </w:numPr>
        <w:spacing w:line="360" w:lineRule="auto"/>
        <w:jc w:val="both"/>
        <w:rPr>
          <w:rFonts w:ascii="Times New Roman" w:hAnsi="Times New Roman"/>
          <w:sz w:val="24"/>
          <w:szCs w:val="24"/>
        </w:rPr>
      </w:pPr>
      <w:r>
        <w:rPr>
          <w:rFonts w:ascii="Times New Roman" w:hAnsi="Times New Roman"/>
          <w:sz w:val="24"/>
          <w:szCs w:val="24"/>
        </w:rPr>
        <w:t xml:space="preserve">Verifying that tool functionality corresponded with publicly accessible documentation; </w:t>
      </w:r>
    </w:p>
    <w:p w14:paraId="2E5A9CFA">
      <w:pPr>
        <w:numPr>
          <w:ilvl w:val="0"/>
          <w:numId w:val="5"/>
        </w:numPr>
        <w:spacing w:line="360" w:lineRule="auto"/>
        <w:jc w:val="both"/>
        <w:rPr>
          <w:rFonts w:ascii="Times New Roman" w:hAnsi="Times New Roman"/>
          <w:sz w:val="24"/>
          <w:szCs w:val="24"/>
        </w:rPr>
      </w:pPr>
      <w:r>
        <w:rPr>
          <w:rFonts w:ascii="Times New Roman" w:hAnsi="Times New Roman"/>
          <w:sz w:val="24"/>
          <w:szCs w:val="24"/>
        </w:rPr>
        <w:t xml:space="preserve">Correlating red-flag typologies with real case narratives in forensic accounting reports. </w:t>
      </w:r>
    </w:p>
    <w:p w14:paraId="65450127">
      <w:pPr>
        <w:spacing w:line="360" w:lineRule="auto"/>
        <w:jc w:val="both"/>
        <w:rPr>
          <w:rFonts w:ascii="Times New Roman" w:hAnsi="Times New Roman" w:cs="Times New Roman"/>
          <w:sz w:val="24"/>
          <w:szCs w:val="24"/>
        </w:rPr>
      </w:pPr>
      <w:r>
        <w:rPr>
          <w:rFonts w:ascii="Times New Roman" w:hAnsi="Times New Roman"/>
          <w:sz w:val="24"/>
          <w:szCs w:val="24"/>
        </w:rPr>
        <w:t xml:space="preserve">This rigorous triangulation </w:t>
      </w:r>
      <w:r>
        <w:rPr>
          <w:rFonts w:hint="default" w:ascii="Times New Roman" w:hAnsi="Times New Roman"/>
          <w:sz w:val="24"/>
          <w:szCs w:val="24"/>
          <w:lang w:val="en-US"/>
        </w:rPr>
        <w:t xml:space="preserve">ensured </w:t>
      </w:r>
      <w:r>
        <w:rPr>
          <w:rFonts w:ascii="Times New Roman" w:hAnsi="Times New Roman"/>
          <w:sz w:val="24"/>
          <w:szCs w:val="24"/>
        </w:rPr>
        <w:t>that findings were evidence-based and representative of real-world intricacies.</w:t>
      </w:r>
    </w:p>
    <w:p w14:paraId="234A294F">
      <w:pPr>
        <w:spacing w:line="360" w:lineRule="auto"/>
        <w:jc w:val="both"/>
        <w:rPr>
          <w:rFonts w:ascii="Times New Roman" w:hAnsi="Times New Roman" w:cs="Times New Roman"/>
          <w:sz w:val="24"/>
          <w:szCs w:val="24"/>
        </w:rPr>
      </w:pPr>
    </w:p>
    <w:p w14:paraId="6F1F8401">
      <w:pPr>
        <w:spacing w:line="360" w:lineRule="auto"/>
        <w:jc w:val="both"/>
        <w:rPr>
          <w:rFonts w:ascii="Times New Roman" w:hAnsi="Times New Roman"/>
          <w:sz w:val="24"/>
          <w:szCs w:val="24"/>
        </w:rPr>
      </w:pPr>
      <w:r>
        <w:rPr>
          <w:rFonts w:ascii="Times New Roman" w:hAnsi="Times New Roman"/>
          <w:sz w:val="24"/>
          <w:szCs w:val="24"/>
        </w:rPr>
        <w:t xml:space="preserve">This </w:t>
      </w:r>
      <w:r>
        <w:rPr>
          <w:rFonts w:hint="default" w:ascii="Times New Roman" w:hAnsi="Times New Roman"/>
          <w:sz w:val="24"/>
          <w:szCs w:val="24"/>
          <w:lang w:val="en-US"/>
        </w:rPr>
        <w:t xml:space="preserve">systemic </w:t>
      </w:r>
      <w:r>
        <w:rPr>
          <w:rFonts w:ascii="Times New Roman" w:hAnsi="Times New Roman"/>
          <w:sz w:val="24"/>
          <w:szCs w:val="24"/>
        </w:rPr>
        <w:t xml:space="preserve">framework </w:t>
      </w:r>
      <w:r>
        <w:rPr>
          <w:rFonts w:hint="default" w:ascii="Times New Roman" w:hAnsi="Times New Roman"/>
          <w:sz w:val="24"/>
          <w:szCs w:val="24"/>
          <w:lang w:val="en-US"/>
        </w:rPr>
        <w:t xml:space="preserve">adds </w:t>
      </w:r>
      <w:r>
        <w:rPr>
          <w:rFonts w:ascii="Times New Roman" w:hAnsi="Times New Roman"/>
          <w:sz w:val="24"/>
          <w:szCs w:val="24"/>
        </w:rPr>
        <w:t xml:space="preserve">comparison matrices, typological classification, visual mapping and theme synthesis to enable a thorough, multi-dimensional examination of business analytics in audit and fraud detection. The theory aims to provide theoretical depth and practical relevance, allowing academics and practitioners to critically assess the structural design, functional capabilities and contextual use of analytic tools. It </w:t>
      </w:r>
      <w:r>
        <w:rPr>
          <w:rFonts w:hint="default" w:ascii="Times New Roman" w:hAnsi="Times New Roman"/>
          <w:sz w:val="24"/>
          <w:szCs w:val="24"/>
          <w:lang w:val="en-US"/>
        </w:rPr>
        <w:t xml:space="preserve">features </w:t>
      </w:r>
      <w:r>
        <w:rPr>
          <w:rFonts w:ascii="Times New Roman" w:hAnsi="Times New Roman"/>
          <w:sz w:val="24"/>
          <w:szCs w:val="24"/>
        </w:rPr>
        <w:t xml:space="preserve">the strategic significance of data curation, context-specific tool selection, fraud pattern simulation and operational integration in audit settings. The model </w:t>
      </w:r>
      <w:r>
        <w:rPr>
          <w:rFonts w:hint="default" w:ascii="Times New Roman" w:hAnsi="Times New Roman"/>
          <w:sz w:val="24"/>
          <w:szCs w:val="24"/>
          <w:lang w:val="en-US"/>
        </w:rPr>
        <w:t>works</w:t>
      </w:r>
      <w:r>
        <w:rPr>
          <w:rFonts w:ascii="Times New Roman" w:hAnsi="Times New Roman"/>
          <w:sz w:val="24"/>
          <w:szCs w:val="24"/>
        </w:rPr>
        <w:t xml:space="preserve"> as a</w:t>
      </w:r>
      <w:r>
        <w:rPr>
          <w:rFonts w:hint="default" w:ascii="Times New Roman" w:hAnsi="Times New Roman"/>
          <w:sz w:val="24"/>
          <w:szCs w:val="24"/>
          <w:lang w:val="en-US"/>
        </w:rPr>
        <w:t xml:space="preserve">n example </w:t>
      </w:r>
      <w:r>
        <w:rPr>
          <w:rFonts w:ascii="Times New Roman" w:hAnsi="Times New Roman"/>
          <w:sz w:val="24"/>
          <w:szCs w:val="24"/>
        </w:rPr>
        <w:t xml:space="preserve">for the evidence-based </w:t>
      </w:r>
      <w:r>
        <w:rPr>
          <w:rFonts w:hint="default" w:ascii="Times New Roman" w:hAnsi="Times New Roman"/>
          <w:sz w:val="24"/>
          <w:szCs w:val="24"/>
          <w:lang w:val="en-US"/>
        </w:rPr>
        <w:t>practical application</w:t>
      </w:r>
      <w:r>
        <w:rPr>
          <w:rFonts w:ascii="Times New Roman" w:hAnsi="Times New Roman"/>
          <w:sz w:val="24"/>
          <w:szCs w:val="24"/>
        </w:rPr>
        <w:t xml:space="preserve"> of analytics in digitally transformed assurance environments, harmonizing technical innovation with audit integrity and regulatory standards.</w:t>
      </w:r>
    </w:p>
    <w:p w14:paraId="2717FF12">
      <w:pPr>
        <w:spacing w:line="360" w:lineRule="auto"/>
        <w:rPr>
          <w:rFonts w:ascii="Times New Roman" w:hAnsi="Times New Roman" w:cs="Times New Roman"/>
          <w:sz w:val="24"/>
          <w:szCs w:val="24"/>
        </w:rPr>
      </w:pPr>
    </w:p>
    <w:p w14:paraId="5EA10D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 Results and Discussion</w:t>
      </w:r>
    </w:p>
    <w:p w14:paraId="639BA7D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3.1. Analytical Maturity and Fraud Detection Efficacy</w:t>
      </w:r>
    </w:p>
    <w:p w14:paraId="65830E04">
      <w:pPr>
        <w:spacing w:line="360" w:lineRule="auto"/>
        <w:jc w:val="both"/>
        <w:rPr>
          <w:rFonts w:ascii="Times New Roman" w:hAnsi="Times New Roman" w:cs="Times New Roman"/>
          <w:sz w:val="24"/>
          <w:szCs w:val="24"/>
        </w:rPr>
      </w:pPr>
      <w:r>
        <w:rPr>
          <w:rFonts w:ascii="Times New Roman" w:hAnsi="Times New Roman"/>
          <w:sz w:val="24"/>
          <w:szCs w:val="24"/>
        </w:rPr>
        <w:t xml:space="preserve">The </w:t>
      </w:r>
      <w:r>
        <w:rPr>
          <w:rFonts w:hint="default" w:ascii="Times New Roman" w:hAnsi="Times New Roman"/>
          <w:sz w:val="24"/>
          <w:szCs w:val="24"/>
          <w:lang w:val="en-US"/>
        </w:rPr>
        <w:t>value</w:t>
      </w:r>
      <w:r>
        <w:rPr>
          <w:rFonts w:ascii="Times New Roman" w:hAnsi="Times New Roman"/>
          <w:sz w:val="24"/>
          <w:szCs w:val="24"/>
        </w:rPr>
        <w:t xml:space="preserve"> of business analytics in auditing is s</w:t>
      </w:r>
      <w:r>
        <w:rPr>
          <w:rFonts w:hint="default" w:ascii="Times New Roman" w:hAnsi="Times New Roman"/>
          <w:sz w:val="24"/>
          <w:szCs w:val="24"/>
          <w:lang w:val="en-US"/>
        </w:rPr>
        <w:t>trongly</w:t>
      </w:r>
      <w:r>
        <w:rPr>
          <w:rFonts w:ascii="Times New Roman" w:hAnsi="Times New Roman"/>
          <w:sz w:val="24"/>
          <w:szCs w:val="24"/>
        </w:rPr>
        <w:t xml:space="preserve"> </w:t>
      </w:r>
      <w:r>
        <w:rPr>
          <w:rFonts w:hint="default" w:ascii="Times New Roman" w:hAnsi="Times New Roman"/>
          <w:sz w:val="24"/>
          <w:szCs w:val="24"/>
          <w:lang w:val="en-US"/>
        </w:rPr>
        <w:t>impacted because of</w:t>
      </w:r>
      <w:r>
        <w:rPr>
          <w:rFonts w:ascii="Times New Roman" w:hAnsi="Times New Roman"/>
          <w:sz w:val="24"/>
          <w:szCs w:val="24"/>
        </w:rPr>
        <w:t xml:space="preserve"> the </w:t>
      </w:r>
      <w:r>
        <w:rPr>
          <w:rFonts w:hint="default" w:ascii="Times New Roman" w:hAnsi="Times New Roman"/>
          <w:sz w:val="24"/>
          <w:szCs w:val="24"/>
          <w:lang w:val="en-US"/>
        </w:rPr>
        <w:t xml:space="preserve">advancement </w:t>
      </w:r>
      <w:r>
        <w:rPr>
          <w:rFonts w:ascii="Times New Roman" w:hAnsi="Times New Roman"/>
          <w:sz w:val="24"/>
          <w:szCs w:val="24"/>
        </w:rPr>
        <w:t xml:space="preserve">of analytical technologies and models. Organizations that progress from fundamental descriptive techniques to advanced prescriptive analytics generally </w:t>
      </w:r>
      <w:r>
        <w:rPr>
          <w:rFonts w:ascii="Times New Roman" w:hAnsi="Times New Roman"/>
          <w:sz w:val="24"/>
          <w:szCs w:val="24"/>
          <w:lang w:val="en-US"/>
        </w:rPr>
        <w:t>achieve</w:t>
      </w:r>
      <w:r>
        <w:rPr>
          <w:rFonts w:hint="default" w:ascii="Times New Roman" w:hAnsi="Times New Roman"/>
          <w:sz w:val="24"/>
          <w:szCs w:val="24"/>
          <w:lang w:val="en-US"/>
        </w:rPr>
        <w:t xml:space="preserve"> significant accuracy</w:t>
      </w:r>
      <w:r>
        <w:rPr>
          <w:rFonts w:ascii="Times New Roman" w:hAnsi="Times New Roman"/>
          <w:sz w:val="24"/>
          <w:szCs w:val="24"/>
        </w:rPr>
        <w:t xml:space="preserve"> in fraud detection (Lokanan, 2024). Descriptive analytics analyzes key patterns and historical data trends whereas diagnostic analytics </w:t>
      </w:r>
      <w:r>
        <w:rPr>
          <w:rFonts w:hint="default" w:ascii="Times New Roman" w:hAnsi="Times New Roman"/>
          <w:sz w:val="24"/>
          <w:szCs w:val="24"/>
          <w:lang w:val="en-US"/>
        </w:rPr>
        <w:t>assess</w:t>
      </w:r>
      <w:r>
        <w:rPr>
          <w:rFonts w:ascii="Times New Roman" w:hAnsi="Times New Roman"/>
          <w:sz w:val="24"/>
          <w:szCs w:val="24"/>
        </w:rPr>
        <w:t xml:space="preserve"> the underlying causes of anomalies. Predictive analytics provides the </w:t>
      </w:r>
      <w:r>
        <w:rPr>
          <w:rFonts w:hint="default" w:ascii="Times New Roman" w:hAnsi="Times New Roman"/>
          <w:sz w:val="24"/>
          <w:szCs w:val="24"/>
          <w:lang w:val="en-US"/>
        </w:rPr>
        <w:t>anticipation</w:t>
      </w:r>
      <w:r>
        <w:rPr>
          <w:rFonts w:ascii="Times New Roman" w:hAnsi="Times New Roman"/>
          <w:sz w:val="24"/>
          <w:szCs w:val="24"/>
        </w:rPr>
        <w:t xml:space="preserve"> of p</w:t>
      </w:r>
      <w:r>
        <w:rPr>
          <w:rFonts w:hint="default" w:ascii="Times New Roman" w:hAnsi="Times New Roman"/>
          <w:sz w:val="24"/>
          <w:szCs w:val="24"/>
          <w:lang w:val="en-US"/>
        </w:rPr>
        <w:t>otential misconduct</w:t>
      </w:r>
      <w:r>
        <w:rPr>
          <w:rFonts w:ascii="Times New Roman" w:hAnsi="Times New Roman"/>
          <w:sz w:val="24"/>
          <w:szCs w:val="24"/>
        </w:rPr>
        <w:t xml:space="preserve"> before </w:t>
      </w:r>
      <w:r>
        <w:rPr>
          <w:rFonts w:hint="default" w:ascii="Times New Roman" w:hAnsi="Times New Roman"/>
          <w:sz w:val="24"/>
          <w:szCs w:val="24"/>
          <w:lang w:val="en-US"/>
        </w:rPr>
        <w:t>its</w:t>
      </w:r>
      <w:r>
        <w:rPr>
          <w:rFonts w:ascii="Times New Roman" w:hAnsi="Times New Roman"/>
          <w:sz w:val="24"/>
          <w:szCs w:val="24"/>
        </w:rPr>
        <w:t xml:space="preserve"> occurrence</w:t>
      </w:r>
      <w:r>
        <w:rPr>
          <w:rFonts w:hint="default" w:ascii="Times New Roman" w:hAnsi="Times New Roman"/>
          <w:sz w:val="24"/>
          <w:szCs w:val="24"/>
          <w:lang w:val="en-US"/>
        </w:rPr>
        <w:t>.</w:t>
      </w:r>
      <w:r>
        <w:rPr>
          <w:rFonts w:ascii="Times New Roman" w:hAnsi="Times New Roman"/>
          <w:sz w:val="24"/>
          <w:szCs w:val="24"/>
        </w:rPr>
        <w:t xml:space="preserve"> </w:t>
      </w:r>
      <w:r>
        <w:rPr>
          <w:rFonts w:hint="default" w:ascii="Times New Roman" w:hAnsi="Times New Roman"/>
          <w:sz w:val="24"/>
          <w:szCs w:val="24"/>
          <w:lang w:val="en-US"/>
        </w:rPr>
        <w:t>W</w:t>
      </w:r>
      <w:r>
        <w:rPr>
          <w:rFonts w:ascii="Times New Roman" w:hAnsi="Times New Roman"/>
          <w:sz w:val="24"/>
          <w:szCs w:val="24"/>
        </w:rPr>
        <w:t>hile prescriptive analytics</w:t>
      </w:r>
      <w:r>
        <w:rPr>
          <w:rFonts w:hint="default" w:ascii="Times New Roman" w:hAnsi="Times New Roman"/>
          <w:sz w:val="24"/>
          <w:szCs w:val="24"/>
          <w:lang w:val="en-US"/>
        </w:rPr>
        <w:t xml:space="preserve"> uses high level algorithms such as</w:t>
      </w:r>
      <w:r>
        <w:rPr>
          <w:rFonts w:ascii="Times New Roman" w:hAnsi="Times New Roman"/>
          <w:sz w:val="24"/>
          <w:szCs w:val="24"/>
        </w:rPr>
        <w:t xml:space="preserve"> artificial intelligence and machine learning to </w:t>
      </w:r>
      <w:r>
        <w:rPr>
          <w:rFonts w:hint="default" w:ascii="Times New Roman" w:hAnsi="Times New Roman"/>
          <w:sz w:val="24"/>
          <w:szCs w:val="24"/>
        </w:rPr>
        <w:t>recommend</w:t>
      </w:r>
      <w:r>
        <w:rPr>
          <w:rFonts w:ascii="Times New Roman" w:hAnsi="Times New Roman"/>
          <w:sz w:val="24"/>
          <w:szCs w:val="24"/>
        </w:rPr>
        <w:t xml:space="preserve"> the best actions in real-time (Pamisetty, 2021)</w:t>
      </w:r>
      <w:r>
        <w:rPr>
          <w:rFonts w:ascii="Times New Roman" w:hAnsi="Times New Roman" w:cs="Times New Roman"/>
          <w:sz w:val="24"/>
          <w:szCs w:val="24"/>
        </w:rPr>
        <w:t>.</w:t>
      </w:r>
    </w:p>
    <w:p w14:paraId="6FBD95A7">
      <w:pPr>
        <w:spacing w:line="360" w:lineRule="auto"/>
        <w:jc w:val="both"/>
        <w:rPr>
          <w:rFonts w:ascii="Times New Roman" w:hAnsi="Times New Roman" w:cs="Times New Roman"/>
          <w:sz w:val="24"/>
          <w:szCs w:val="24"/>
        </w:rPr>
      </w:pPr>
    </w:p>
    <w:p w14:paraId="57231E94">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5267960" cy="3284220"/>
            <wp:effectExtent l="0" t="0" r="8890" b="11430"/>
            <wp:docPr id="5" name="Picture 5"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output"/>
                    <pic:cNvPicPr>
                      <a:picLocks noChangeAspect="1"/>
                    </pic:cNvPicPr>
                  </pic:nvPicPr>
                  <pic:blipFill>
                    <a:blip r:embed="rId5"/>
                    <a:stretch>
                      <a:fillRect/>
                    </a:stretch>
                  </pic:blipFill>
                  <pic:spPr>
                    <a:xfrm>
                      <a:off x="0" y="0"/>
                      <a:ext cx="5267960" cy="3284220"/>
                    </a:xfrm>
                    <a:prstGeom prst="rect">
                      <a:avLst/>
                    </a:prstGeom>
                  </pic:spPr>
                </pic:pic>
              </a:graphicData>
            </a:graphic>
          </wp:inline>
        </w:drawing>
      </w:r>
    </w:p>
    <w:p w14:paraId="7958F7CB">
      <w:pPr>
        <w:jc w:val="both"/>
        <w:rPr>
          <w:rFonts w:ascii="Times New Roman" w:hAnsi="Times New Roman" w:cs="Times New Roman"/>
          <w:sz w:val="24"/>
          <w:szCs w:val="24"/>
        </w:rPr>
      </w:pPr>
      <w:r>
        <w:rPr>
          <w:rFonts w:ascii="Times New Roman" w:hAnsi="Times New Roman"/>
          <w:sz w:val="24"/>
          <w:szCs w:val="24"/>
        </w:rPr>
        <w:t xml:space="preserve">Figure2: Fraud Detection Efficacy Across Analytics Maturity Levels </w:t>
      </w:r>
    </w:p>
    <w:p w14:paraId="65271364">
      <w:pPr>
        <w:jc w:val="both"/>
        <w:rPr>
          <w:rFonts w:ascii="Times New Roman" w:hAnsi="Times New Roman" w:cs="Times New Roman"/>
          <w:sz w:val="24"/>
          <w:szCs w:val="24"/>
        </w:rPr>
      </w:pPr>
    </w:p>
    <w:p w14:paraId="271FCBDB">
      <w:pPr>
        <w:jc w:val="both"/>
        <w:rPr>
          <w:rFonts w:ascii="Times New Roman" w:hAnsi="Times New Roman"/>
          <w:sz w:val="24"/>
          <w:szCs w:val="24"/>
        </w:rPr>
      </w:pPr>
      <w:r>
        <w:rPr>
          <w:rFonts w:ascii="Times New Roman" w:hAnsi="Times New Roman"/>
          <w:color w:val="auto"/>
          <w:sz w:val="24"/>
          <w:szCs w:val="24"/>
        </w:rPr>
        <w:t xml:space="preserve">Figure 2 </w:t>
      </w:r>
      <w:r>
        <w:rPr>
          <w:rFonts w:hint="default" w:ascii="Times New Roman" w:hAnsi="Times New Roman"/>
          <w:color w:val="auto"/>
          <w:sz w:val="24"/>
          <w:szCs w:val="24"/>
          <w:lang w:val="en-US"/>
        </w:rPr>
        <w:t>shows</w:t>
      </w:r>
      <w:r>
        <w:rPr>
          <w:rFonts w:ascii="Times New Roman" w:hAnsi="Times New Roman"/>
          <w:color w:val="auto"/>
          <w:sz w:val="24"/>
          <w:szCs w:val="24"/>
        </w:rPr>
        <w:t xml:space="preserve"> a significant </w:t>
      </w:r>
      <w:r>
        <w:rPr>
          <w:rFonts w:hint="default" w:ascii="Times New Roman" w:hAnsi="Times New Roman"/>
          <w:color w:val="auto"/>
          <w:sz w:val="24"/>
          <w:szCs w:val="24"/>
          <w:lang w:val="en-US"/>
        </w:rPr>
        <w:t>increase</w:t>
      </w:r>
      <w:r>
        <w:rPr>
          <w:rFonts w:ascii="Times New Roman" w:hAnsi="Times New Roman"/>
          <w:color w:val="auto"/>
          <w:sz w:val="24"/>
          <w:szCs w:val="24"/>
        </w:rPr>
        <w:t xml:space="preserve"> in fraud detection </w:t>
      </w:r>
      <w:r>
        <w:rPr>
          <w:rFonts w:hint="default" w:ascii="Times New Roman" w:hAnsi="Times New Roman"/>
          <w:color w:val="auto"/>
          <w:sz w:val="24"/>
          <w:szCs w:val="24"/>
          <w:lang w:val="en-US"/>
        </w:rPr>
        <w:t>success</w:t>
      </w:r>
      <w:r>
        <w:rPr>
          <w:rFonts w:ascii="Times New Roman" w:hAnsi="Times New Roman"/>
          <w:color w:val="auto"/>
          <w:sz w:val="24"/>
          <w:szCs w:val="24"/>
        </w:rPr>
        <w:t xml:space="preserve"> throughout this maturity span. Descriptive analytics generally </w:t>
      </w:r>
      <w:r>
        <w:rPr>
          <w:rFonts w:hint="default" w:ascii="Times New Roman" w:hAnsi="Times New Roman"/>
          <w:color w:val="auto"/>
          <w:sz w:val="24"/>
          <w:szCs w:val="24"/>
          <w:lang w:val="en-US"/>
        </w:rPr>
        <w:t xml:space="preserve">gains </w:t>
      </w:r>
      <w:r>
        <w:rPr>
          <w:rFonts w:ascii="Times New Roman" w:hAnsi="Times New Roman"/>
          <w:color w:val="auto"/>
          <w:sz w:val="24"/>
          <w:szCs w:val="24"/>
        </w:rPr>
        <w:t>merely 40% anomaly detection because of its passive characteristics (YV &amp; P. K., 2021).</w:t>
      </w:r>
      <w:r>
        <w:rPr>
          <w:rFonts w:ascii="Times New Roman" w:hAnsi="Times New Roman"/>
          <w:sz w:val="24"/>
          <w:szCs w:val="24"/>
        </w:rPr>
        <w:t xml:space="preserve"> Predictive and prescriptive techniques can achieve over 90% accuracy when trained on well-curated data sets and calibrated against fraud taxonomies (Machireddy, 2022). Real-time learning algorithms, natural language processing and relational databases promote predictive accuracy and improve </w:t>
      </w:r>
      <w:r>
        <w:rPr>
          <w:rFonts w:hint="default" w:ascii="Times New Roman" w:hAnsi="Times New Roman"/>
          <w:sz w:val="24"/>
          <w:szCs w:val="24"/>
          <w:lang w:val="en-US"/>
        </w:rPr>
        <w:t>accuracy in audits</w:t>
      </w:r>
      <w:r>
        <w:rPr>
          <w:rFonts w:ascii="Times New Roman" w:hAnsi="Times New Roman"/>
          <w:sz w:val="24"/>
          <w:szCs w:val="24"/>
        </w:rPr>
        <w:t xml:space="preserve">. </w:t>
      </w:r>
    </w:p>
    <w:p w14:paraId="09DC52F3">
      <w:pPr>
        <w:jc w:val="both"/>
        <w:rPr>
          <w:rFonts w:ascii="Times New Roman" w:hAnsi="Times New Roman"/>
          <w:sz w:val="24"/>
          <w:szCs w:val="24"/>
        </w:rPr>
      </w:pPr>
    </w:p>
    <w:p w14:paraId="6466E534">
      <w:pPr>
        <w:jc w:val="both"/>
        <w:rPr>
          <w:rFonts w:ascii="Times New Roman" w:hAnsi="Times New Roman"/>
          <w:sz w:val="24"/>
          <w:szCs w:val="24"/>
        </w:rPr>
      </w:pPr>
    </w:p>
    <w:p w14:paraId="5A73ED2E">
      <w:pPr>
        <w:jc w:val="both"/>
        <w:rPr>
          <w:rFonts w:ascii="Times New Roman" w:hAnsi="Times New Roman"/>
          <w:sz w:val="24"/>
          <w:szCs w:val="24"/>
        </w:rPr>
      </w:pPr>
      <w:r>
        <w:rPr>
          <w:rFonts w:ascii="Times New Roman" w:hAnsi="Times New Roman"/>
          <w:sz w:val="24"/>
          <w:szCs w:val="24"/>
        </w:rPr>
        <w:t>However</w:t>
      </w:r>
      <w:r>
        <w:rPr>
          <w:rFonts w:hint="default" w:ascii="Times New Roman" w:hAnsi="Times New Roman"/>
          <w:sz w:val="24"/>
          <w:szCs w:val="24"/>
          <w:lang w:val="en-US"/>
        </w:rPr>
        <w:t xml:space="preserve"> </w:t>
      </w:r>
      <w:r>
        <w:rPr>
          <w:rFonts w:ascii="Times New Roman" w:hAnsi="Times New Roman"/>
          <w:sz w:val="24"/>
          <w:szCs w:val="24"/>
        </w:rPr>
        <w:t xml:space="preserve">this advancement </w:t>
      </w:r>
      <w:r>
        <w:rPr>
          <w:rFonts w:hint="default" w:ascii="Times New Roman" w:hAnsi="Times New Roman"/>
          <w:sz w:val="24"/>
          <w:szCs w:val="24"/>
          <w:lang w:val="en-US"/>
        </w:rPr>
        <w:t>requires</w:t>
      </w:r>
      <w:r>
        <w:rPr>
          <w:rFonts w:ascii="Times New Roman" w:hAnsi="Times New Roman"/>
          <w:sz w:val="24"/>
          <w:szCs w:val="24"/>
        </w:rPr>
        <w:t xml:space="preserve"> obstacles. Transitioning to advanced analytics requires infrastructure enhancements, skilled professionals and effective change management practices. </w:t>
      </w:r>
      <w:r>
        <w:rPr>
          <w:rFonts w:hint="default" w:ascii="Times New Roman" w:hAnsi="Times New Roman"/>
          <w:sz w:val="24"/>
          <w:szCs w:val="24"/>
          <w:lang w:val="en-US"/>
        </w:rPr>
        <w:t>Reputed companies in</w:t>
      </w:r>
      <w:r>
        <w:rPr>
          <w:rFonts w:ascii="Times New Roman" w:hAnsi="Times New Roman"/>
          <w:sz w:val="24"/>
          <w:szCs w:val="24"/>
        </w:rPr>
        <w:t xml:space="preserve"> diagnostic or fundamental predictive phases often struggle to justify and validate the financial commitment needed for prescriptive systems (Malempati, 2025). </w:t>
      </w:r>
      <w:r>
        <w:rPr>
          <w:rFonts w:hint="default" w:ascii="Times New Roman" w:hAnsi="Times New Roman"/>
          <w:sz w:val="24"/>
          <w:szCs w:val="24"/>
          <w:lang w:val="en-US"/>
        </w:rPr>
        <w:t>For this reason,</w:t>
      </w:r>
      <w:r>
        <w:rPr>
          <w:rFonts w:ascii="Times New Roman" w:hAnsi="Times New Roman"/>
          <w:sz w:val="24"/>
          <w:szCs w:val="24"/>
        </w:rPr>
        <w:t xml:space="preserve"> analytics maturity</w:t>
      </w:r>
      <w:r>
        <w:rPr>
          <w:rFonts w:hint="default" w:ascii="Times New Roman" w:hAnsi="Times New Roman"/>
          <w:sz w:val="24"/>
          <w:szCs w:val="24"/>
          <w:lang w:val="en-US"/>
        </w:rPr>
        <w:t xml:space="preserve"> put together</w:t>
      </w:r>
      <w:r>
        <w:rPr>
          <w:rFonts w:ascii="Times New Roman" w:hAnsi="Times New Roman"/>
          <w:sz w:val="24"/>
          <w:szCs w:val="24"/>
        </w:rPr>
        <w:t xml:space="preserve"> technological infrastructure with cultural adaptability and long-term strategic orientation.</w:t>
      </w:r>
    </w:p>
    <w:p w14:paraId="2C5EF021">
      <w:pPr>
        <w:jc w:val="both"/>
        <w:rPr>
          <w:rFonts w:ascii="Times New Roman" w:hAnsi="Times New Roman"/>
          <w:sz w:val="24"/>
          <w:szCs w:val="24"/>
        </w:rPr>
      </w:pPr>
    </w:p>
    <w:p w14:paraId="512EE37A">
      <w:pPr>
        <w:spacing w:line="360" w:lineRule="auto"/>
        <w:jc w:val="both"/>
        <w:rPr>
          <w:rFonts w:hint="default" w:ascii="Times New Roman" w:hAnsi="Times New Roman" w:cs="Times New Roman"/>
          <w:b/>
          <w:bCs/>
          <w:sz w:val="24"/>
          <w:szCs w:val="24"/>
          <w:lang w:val="en-US"/>
        </w:rPr>
      </w:pPr>
      <w:r>
        <w:rPr>
          <w:rFonts w:ascii="Times New Roman" w:hAnsi="Times New Roman" w:cs="Times New Roman"/>
          <w:b/>
          <w:bCs/>
          <w:sz w:val="24"/>
          <w:szCs w:val="24"/>
        </w:rPr>
        <w:t xml:space="preserve">3.2. Tool-Specific Outcomes and Practical </w:t>
      </w:r>
      <w:r>
        <w:rPr>
          <w:rFonts w:hint="default" w:ascii="Times New Roman" w:hAnsi="Times New Roman" w:cs="Times New Roman"/>
          <w:b/>
          <w:bCs/>
          <w:sz w:val="24"/>
          <w:szCs w:val="24"/>
          <w:lang w:val="en-US"/>
        </w:rPr>
        <w:t>Applications</w:t>
      </w:r>
    </w:p>
    <w:p w14:paraId="0ED98FB9">
      <w:pPr>
        <w:spacing w:line="360" w:lineRule="auto"/>
        <w:jc w:val="both"/>
        <w:rPr>
          <w:rFonts w:ascii="Times New Roman" w:hAnsi="Times New Roman"/>
          <w:sz w:val="24"/>
          <w:szCs w:val="24"/>
        </w:rPr>
      </w:pPr>
      <w:r>
        <w:rPr>
          <w:rFonts w:ascii="Times New Roman" w:hAnsi="Times New Roman"/>
          <w:sz w:val="24"/>
          <w:szCs w:val="24"/>
        </w:rPr>
        <w:t xml:space="preserve">An in-depth evaluation of prominent audit analytics platforms including ACL, IDEA, Power BI, Tableau, and Python </w:t>
      </w:r>
      <w:r>
        <w:rPr>
          <w:rFonts w:hint="default" w:ascii="Times New Roman" w:hAnsi="Times New Roman"/>
          <w:sz w:val="24"/>
          <w:szCs w:val="24"/>
          <w:lang w:val="en-US"/>
        </w:rPr>
        <w:t xml:space="preserve">shows </w:t>
      </w:r>
      <w:r>
        <w:rPr>
          <w:rFonts w:ascii="Times New Roman" w:hAnsi="Times New Roman"/>
          <w:sz w:val="24"/>
          <w:szCs w:val="24"/>
        </w:rPr>
        <w:t>specific advantages and disadvantages regarding detection precision, usability</w:t>
      </w:r>
      <w:r>
        <w:rPr>
          <w:rFonts w:hint="default" w:ascii="Times New Roman" w:hAnsi="Times New Roman"/>
          <w:sz w:val="24"/>
          <w:szCs w:val="24"/>
          <w:lang w:val="en-US"/>
        </w:rPr>
        <w:t xml:space="preserve"> </w:t>
      </w:r>
      <w:r>
        <w:rPr>
          <w:rFonts w:ascii="Times New Roman" w:hAnsi="Times New Roman"/>
          <w:sz w:val="24"/>
          <w:szCs w:val="24"/>
        </w:rPr>
        <w:t xml:space="preserve">and system compatibility. Open-source technologies </w:t>
      </w:r>
      <w:r>
        <w:rPr>
          <w:rFonts w:hint="default" w:ascii="Times New Roman" w:hAnsi="Times New Roman"/>
          <w:sz w:val="24"/>
          <w:szCs w:val="24"/>
          <w:lang w:val="en-US"/>
        </w:rPr>
        <w:t>such as</w:t>
      </w:r>
      <w:r>
        <w:rPr>
          <w:rFonts w:ascii="Times New Roman" w:hAnsi="Times New Roman"/>
          <w:sz w:val="24"/>
          <w:szCs w:val="24"/>
        </w:rPr>
        <w:t xml:space="preserve"> Python and R feature advanced analytical functions</w:t>
      </w:r>
      <w:r>
        <w:rPr>
          <w:rFonts w:hint="default" w:ascii="Times New Roman" w:hAnsi="Times New Roman"/>
          <w:sz w:val="24"/>
          <w:szCs w:val="24"/>
          <w:lang w:val="en-US"/>
        </w:rPr>
        <w:t xml:space="preserve"> provide</w:t>
      </w:r>
      <w:r>
        <w:rPr>
          <w:rFonts w:ascii="Times New Roman" w:hAnsi="Times New Roman"/>
          <w:sz w:val="24"/>
          <w:szCs w:val="24"/>
        </w:rPr>
        <w:t xml:space="preserve"> </w:t>
      </w:r>
      <w:r>
        <w:rPr>
          <w:rFonts w:hint="default" w:ascii="Times New Roman" w:hAnsi="Times New Roman"/>
          <w:sz w:val="24"/>
          <w:szCs w:val="24"/>
          <w:lang w:val="en-US"/>
        </w:rPr>
        <w:t>variation</w:t>
      </w:r>
      <w:r>
        <w:rPr>
          <w:rFonts w:ascii="Times New Roman" w:hAnsi="Times New Roman"/>
          <w:sz w:val="24"/>
          <w:szCs w:val="24"/>
        </w:rPr>
        <w:t xml:space="preserve"> in simulating fraudulent scenarios and demonstrate effectiveness in detecting anomalies (ElDahshan et al., 2024). These techniques are highly applicable to high-risk industries such as finance and e-commerce where </w:t>
      </w:r>
      <w:r>
        <w:rPr>
          <w:rFonts w:ascii="Times New Roman" w:hAnsi="Times New Roman"/>
          <w:sz w:val="24"/>
          <w:szCs w:val="24"/>
          <w:lang w:val="en-US"/>
        </w:rPr>
        <w:t>illegal</w:t>
      </w:r>
      <w:r>
        <w:rPr>
          <w:rFonts w:hint="default" w:ascii="Times New Roman" w:hAnsi="Times New Roman"/>
          <w:sz w:val="24"/>
          <w:szCs w:val="24"/>
          <w:lang w:val="en-US"/>
        </w:rPr>
        <w:t xml:space="preserve"> financial practices</w:t>
      </w:r>
      <w:r>
        <w:rPr>
          <w:rFonts w:ascii="Times New Roman" w:hAnsi="Times New Roman"/>
          <w:sz w:val="24"/>
          <w:szCs w:val="24"/>
        </w:rPr>
        <w:t xml:space="preserve"> frequently advance beyond the detection capabilities of conventional rule-based approaches (Balogun et al., 2021). In these contexts, unsupervised learning methodologies gain significant importance. In contrast, Tableau and Power BI excel in environments that emphasize visual exploration and efficient presentation of financial data. Although lacking inherent fraud detection capabilities, they </w:t>
      </w:r>
      <w:r>
        <w:rPr>
          <w:rFonts w:hint="default" w:ascii="Times New Roman" w:hAnsi="Times New Roman"/>
          <w:sz w:val="24"/>
          <w:szCs w:val="24"/>
          <w:lang w:val="en-US"/>
        </w:rPr>
        <w:t xml:space="preserve">provide </w:t>
      </w:r>
      <w:r>
        <w:rPr>
          <w:rFonts w:ascii="Times New Roman" w:hAnsi="Times New Roman"/>
          <w:sz w:val="24"/>
          <w:szCs w:val="24"/>
        </w:rPr>
        <w:t xml:space="preserve">robust visualization tools that assist auditors in analyzing economic trends and correlations (Thakkar et al., 2025). </w:t>
      </w:r>
    </w:p>
    <w:p w14:paraId="4B6B5BDC">
      <w:pPr>
        <w:spacing w:line="360" w:lineRule="auto"/>
        <w:jc w:val="both"/>
        <w:rPr>
          <w:rFonts w:ascii="Times New Roman" w:hAnsi="Times New Roman" w:cs="Times New Roman"/>
          <w:sz w:val="24"/>
          <w:szCs w:val="24"/>
        </w:rPr>
      </w:pPr>
      <w:r>
        <w:rPr>
          <w:rFonts w:ascii="Times New Roman" w:hAnsi="Times New Roman"/>
          <w:sz w:val="24"/>
          <w:szCs w:val="24"/>
        </w:rPr>
        <w:t xml:space="preserve">Tableau's interactive functionalities facilitate comprehensive financial analysis by enabling users to scrutinize particular levels of </w:t>
      </w:r>
      <w:r>
        <w:rPr>
          <w:rFonts w:hint="default" w:ascii="Times New Roman" w:hAnsi="Times New Roman"/>
          <w:sz w:val="24"/>
          <w:szCs w:val="24"/>
          <w:lang w:val="en-US"/>
        </w:rPr>
        <w:t>financial</w:t>
      </w:r>
      <w:r>
        <w:rPr>
          <w:rFonts w:ascii="Times New Roman" w:hAnsi="Times New Roman"/>
          <w:sz w:val="24"/>
          <w:szCs w:val="24"/>
        </w:rPr>
        <w:t xml:space="preserve"> data. IDEA functions as a pragmatic intermediary</w:t>
      </w:r>
      <w:r>
        <w:rPr>
          <w:rFonts w:hint="default" w:ascii="Times New Roman" w:hAnsi="Times New Roman"/>
          <w:sz w:val="24"/>
          <w:szCs w:val="24"/>
          <w:lang w:val="en-US"/>
        </w:rPr>
        <w:t xml:space="preserve"> that improves access features</w:t>
      </w:r>
      <w:r>
        <w:rPr>
          <w:rFonts w:ascii="Times New Roman" w:hAnsi="Times New Roman"/>
          <w:sz w:val="24"/>
          <w:szCs w:val="24"/>
        </w:rPr>
        <w:t xml:space="preserve"> with adequate analytical profundity. It finds widespread application in governmental and medium-sized enterprises for file consistency verification, fuzzy logic comparisons and regression-based anomaly identification. Despite ACL's limited advanced detection capabilities, its user-friendly interface and standardized reporting format render it a reliable option for structured audit processes (Pinto, 2024). The effectiveness of any platform depends on the entity's technical proficiency, the quality of accessible data and the complexity of the fraud threats under consideration. Institutions with advanced analytical infrastructure can utilize the programmable flexibility and tailored analytical workflows of Python or R. On the other hand, associations </w:t>
      </w:r>
      <w:r>
        <w:rPr>
          <w:rFonts w:hint="default" w:ascii="Times New Roman" w:hAnsi="Times New Roman"/>
          <w:sz w:val="24"/>
          <w:szCs w:val="24"/>
          <w:lang w:val="en-US"/>
        </w:rPr>
        <w:t>devoid of</w:t>
      </w:r>
      <w:r>
        <w:rPr>
          <w:rFonts w:ascii="Times New Roman" w:hAnsi="Times New Roman"/>
          <w:sz w:val="24"/>
          <w:szCs w:val="24"/>
        </w:rPr>
        <w:t xml:space="preserve"> advanced analytics infrastructure may turn to tools like IDEA. (Zavarella, 2024). Selecting the optimal tool </w:t>
      </w:r>
      <w:r>
        <w:rPr>
          <w:rFonts w:hint="default" w:ascii="Times New Roman" w:hAnsi="Times New Roman"/>
          <w:sz w:val="24"/>
          <w:szCs w:val="24"/>
          <w:lang w:val="en-US"/>
        </w:rPr>
        <w:t>requires</w:t>
      </w:r>
      <w:r>
        <w:rPr>
          <w:rFonts w:ascii="Times New Roman" w:hAnsi="Times New Roman"/>
          <w:sz w:val="24"/>
          <w:szCs w:val="24"/>
        </w:rPr>
        <w:t xml:space="preserve"> its alignment with the audit's objectives, the competencies of the audit team</w:t>
      </w:r>
      <w:r>
        <w:rPr>
          <w:rFonts w:hint="default" w:ascii="Times New Roman" w:hAnsi="Times New Roman"/>
          <w:sz w:val="24"/>
          <w:szCs w:val="24"/>
          <w:lang w:val="en-US"/>
        </w:rPr>
        <w:t xml:space="preserve"> </w:t>
      </w:r>
      <w:r>
        <w:rPr>
          <w:rFonts w:ascii="Times New Roman" w:hAnsi="Times New Roman"/>
          <w:sz w:val="24"/>
          <w:szCs w:val="24"/>
        </w:rPr>
        <w:t xml:space="preserve">and the </w:t>
      </w:r>
      <w:r>
        <w:rPr>
          <w:rFonts w:ascii="Times New Roman" w:hAnsi="Times New Roman"/>
          <w:sz w:val="24"/>
          <w:szCs w:val="24"/>
          <w:lang w:val="en-US"/>
        </w:rPr>
        <w:t>overall</w:t>
      </w:r>
      <w:r>
        <w:rPr>
          <w:rFonts w:ascii="Times New Roman" w:hAnsi="Times New Roman"/>
          <w:sz w:val="24"/>
          <w:szCs w:val="24"/>
        </w:rPr>
        <w:t xml:space="preserve"> technological landscape (Sewpersadh, 2025). </w:t>
      </w:r>
      <w:r>
        <w:rPr>
          <w:rFonts w:hint="default" w:ascii="Times New Roman" w:hAnsi="Times New Roman"/>
          <w:sz w:val="24"/>
          <w:szCs w:val="24"/>
          <w:lang w:val="en-US"/>
        </w:rPr>
        <w:t>C</w:t>
      </w:r>
      <w:r>
        <w:rPr>
          <w:rFonts w:ascii="Times New Roman" w:hAnsi="Times New Roman"/>
          <w:sz w:val="24"/>
          <w:szCs w:val="24"/>
        </w:rPr>
        <w:t xml:space="preserve">ombining </w:t>
      </w:r>
      <w:r>
        <w:rPr>
          <w:rFonts w:hint="default" w:ascii="Times New Roman" w:hAnsi="Times New Roman"/>
          <w:sz w:val="24"/>
          <w:szCs w:val="24"/>
          <w:lang w:val="en-US"/>
        </w:rPr>
        <w:t>different</w:t>
      </w:r>
      <w:r>
        <w:rPr>
          <w:rFonts w:ascii="Times New Roman" w:hAnsi="Times New Roman"/>
          <w:sz w:val="24"/>
          <w:szCs w:val="24"/>
        </w:rPr>
        <w:t xml:space="preserve"> tools sharpens fraud detection and expedites more informed decision-making</w:t>
      </w:r>
      <w:r>
        <w:rPr>
          <w:rFonts w:hint="default" w:ascii="Times New Roman" w:hAnsi="Times New Roman"/>
          <w:sz w:val="24"/>
          <w:szCs w:val="24"/>
          <w:lang w:val="en-US"/>
        </w:rPr>
        <w:t xml:space="preserve"> in broader circumstances</w:t>
      </w:r>
      <w:r>
        <w:rPr>
          <w:rFonts w:ascii="Times New Roman" w:hAnsi="Times New Roman"/>
          <w:sz w:val="24"/>
          <w:szCs w:val="24"/>
        </w:rPr>
        <w:t xml:space="preserve"> (Javaid, 2024).</w:t>
      </w:r>
    </w:p>
    <w:p w14:paraId="70AFF4D7">
      <w:pPr>
        <w:spacing w:line="360" w:lineRule="auto"/>
        <w:jc w:val="both"/>
        <w:rPr>
          <w:rFonts w:ascii="Times New Roman" w:hAnsi="Times New Roman"/>
          <w:sz w:val="24"/>
          <w:szCs w:val="24"/>
        </w:rPr>
      </w:pPr>
    </w:p>
    <w:p w14:paraId="2950C7DB">
      <w:pPr>
        <w:spacing w:line="360" w:lineRule="auto"/>
        <w:jc w:val="both"/>
        <w:rPr>
          <w:rFonts w:ascii="Times New Roman" w:hAnsi="Times New Roman"/>
          <w:b/>
          <w:bCs/>
          <w:sz w:val="24"/>
          <w:szCs w:val="24"/>
        </w:rPr>
      </w:pPr>
      <w:r>
        <w:rPr>
          <w:rFonts w:ascii="Times New Roman" w:hAnsi="Times New Roman"/>
          <w:b/>
          <w:bCs/>
          <w:sz w:val="24"/>
          <w:szCs w:val="24"/>
        </w:rPr>
        <w:t>3.3. Typological Distribution of Red-Flag Indicators</w:t>
      </w:r>
    </w:p>
    <w:p w14:paraId="1B0FD7D4">
      <w:pPr>
        <w:spacing w:line="360" w:lineRule="auto"/>
        <w:jc w:val="both"/>
        <w:rPr>
          <w:rFonts w:ascii="Times New Roman" w:hAnsi="Times New Roman"/>
          <w:sz w:val="24"/>
          <w:szCs w:val="24"/>
        </w:rPr>
      </w:pPr>
      <w:r>
        <w:rPr>
          <w:rFonts w:ascii="Times New Roman" w:hAnsi="Times New Roman"/>
          <w:sz w:val="24"/>
          <w:szCs w:val="24"/>
        </w:rPr>
        <w:t xml:space="preserve">The identification and categorization of red-flag indicators are essential for fraud detection. A typological matrix classifies indicators into five primary categories: </w:t>
      </w:r>
      <w:r>
        <w:rPr>
          <w:rFonts w:hint="default" w:ascii="Times New Roman" w:hAnsi="Times New Roman"/>
          <w:sz w:val="24"/>
          <w:szCs w:val="24"/>
          <w:lang w:val="en-US"/>
        </w:rPr>
        <w:t>business related</w:t>
      </w:r>
      <w:r>
        <w:rPr>
          <w:rFonts w:ascii="Times New Roman" w:hAnsi="Times New Roman"/>
          <w:sz w:val="24"/>
          <w:szCs w:val="24"/>
        </w:rPr>
        <w:t xml:space="preserve"> abnormalities, aberrant activity profiles, structural inconsistencies, document </w:t>
      </w:r>
      <w:r>
        <w:rPr>
          <w:rFonts w:hint="default" w:ascii="Times New Roman" w:hAnsi="Times New Roman"/>
          <w:sz w:val="24"/>
          <w:szCs w:val="24"/>
          <w:lang w:val="en-US"/>
        </w:rPr>
        <w:t xml:space="preserve">manipulation </w:t>
      </w:r>
      <w:r>
        <w:rPr>
          <w:rFonts w:ascii="Times New Roman" w:hAnsi="Times New Roman"/>
          <w:sz w:val="24"/>
          <w:szCs w:val="24"/>
        </w:rPr>
        <w:t>and relational fraud patterns (Aivaz et al., 2024).</w:t>
      </w:r>
    </w:p>
    <w:p w14:paraId="49D7AD7E">
      <w:pPr>
        <w:spacing w:line="360" w:lineRule="auto"/>
        <w:jc w:val="both"/>
        <w:rPr>
          <w:rFonts w:ascii="Times New Roman" w:hAnsi="Times New Roman"/>
          <w:sz w:val="24"/>
          <w:szCs w:val="24"/>
        </w:rPr>
      </w:pPr>
    </w:p>
    <w:p w14:paraId="72278D91">
      <w:pPr>
        <w:spacing w:line="360" w:lineRule="auto"/>
        <w:jc w:val="both"/>
        <w:rPr>
          <w:rFonts w:ascii="Times New Roman" w:hAnsi="Times New Roman"/>
          <w:sz w:val="24"/>
          <w:szCs w:val="24"/>
        </w:rPr>
      </w:pPr>
      <w:r>
        <w:rPr>
          <w:rFonts w:ascii="Times New Roman" w:hAnsi="Times New Roman" w:cs="Times New Roman"/>
          <w:sz w:val="24"/>
          <w:szCs w:val="24"/>
        </w:rPr>
        <w:drawing>
          <wp:inline distT="0" distB="0" distL="114300" distR="114300">
            <wp:extent cx="4531360" cy="3055620"/>
            <wp:effectExtent l="0" t="0" r="2540" b="11430"/>
            <wp:docPr id="4" name="Picture 4"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 3"/>
                    <pic:cNvPicPr>
                      <a:picLocks noChangeAspect="1"/>
                    </pic:cNvPicPr>
                  </pic:nvPicPr>
                  <pic:blipFill>
                    <a:blip r:embed="rId6"/>
                    <a:stretch>
                      <a:fillRect/>
                    </a:stretch>
                  </pic:blipFill>
                  <pic:spPr>
                    <a:xfrm>
                      <a:off x="0" y="0"/>
                      <a:ext cx="4531360" cy="3055620"/>
                    </a:xfrm>
                    <a:prstGeom prst="rect">
                      <a:avLst/>
                    </a:prstGeom>
                  </pic:spPr>
                </pic:pic>
              </a:graphicData>
            </a:graphic>
          </wp:inline>
        </w:drawing>
      </w:r>
    </w:p>
    <w:p w14:paraId="726EE8DC">
      <w:pPr>
        <w:spacing w:line="360" w:lineRule="auto"/>
        <w:jc w:val="both"/>
        <w:rPr>
          <w:rFonts w:ascii="Times New Roman" w:hAnsi="Times New Roman"/>
          <w:sz w:val="24"/>
          <w:szCs w:val="24"/>
        </w:rPr>
      </w:pPr>
    </w:p>
    <w:p w14:paraId="23E8436C">
      <w:pPr>
        <w:spacing w:line="360" w:lineRule="auto"/>
        <w:jc w:val="both"/>
        <w:rPr>
          <w:rFonts w:ascii="Times New Roman" w:hAnsi="Times New Roman"/>
          <w:sz w:val="24"/>
          <w:szCs w:val="24"/>
        </w:rPr>
      </w:pPr>
      <w:r>
        <w:rPr>
          <w:rFonts w:ascii="Times New Roman" w:hAnsi="Times New Roman"/>
          <w:sz w:val="24"/>
          <w:szCs w:val="24"/>
        </w:rPr>
        <w:t xml:space="preserve">Figure 3 demonstrates that financial irregularities account for the largest share of detected anomalies. </w:t>
      </w:r>
      <w:r>
        <w:rPr>
          <w:rFonts w:hint="default" w:ascii="Times New Roman" w:hAnsi="Times New Roman"/>
          <w:sz w:val="24"/>
          <w:szCs w:val="24"/>
        </w:rPr>
        <w:t xml:space="preserve">These irregularities often </w:t>
      </w:r>
      <w:r>
        <w:rPr>
          <w:rFonts w:hint="default" w:ascii="Times New Roman" w:hAnsi="Times New Roman"/>
          <w:sz w:val="24"/>
          <w:szCs w:val="24"/>
          <w:lang w:val="en-US"/>
        </w:rPr>
        <w:t xml:space="preserve">occur because of frequent </w:t>
      </w:r>
      <w:r>
        <w:rPr>
          <w:rFonts w:hint="default" w:ascii="Times New Roman" w:hAnsi="Times New Roman"/>
          <w:sz w:val="24"/>
          <w:szCs w:val="24"/>
        </w:rPr>
        <w:t xml:space="preserve">transactions, unusual timing such as </w:t>
      </w:r>
      <w:r>
        <w:rPr>
          <w:rFonts w:hint="default" w:ascii="Times New Roman" w:hAnsi="Times New Roman"/>
          <w:sz w:val="24"/>
          <w:szCs w:val="24"/>
          <w:lang w:val="en-US"/>
        </w:rPr>
        <w:t>rare financial timing</w:t>
      </w:r>
      <w:r>
        <w:rPr>
          <w:rFonts w:hint="default" w:ascii="Times New Roman" w:hAnsi="Times New Roman"/>
          <w:sz w:val="24"/>
          <w:szCs w:val="24"/>
        </w:rPr>
        <w:t xml:space="preserve"> or</w:t>
      </w:r>
      <w:r>
        <w:rPr>
          <w:rFonts w:hint="default" w:ascii="Times New Roman" w:hAnsi="Times New Roman"/>
          <w:sz w:val="24"/>
          <w:szCs w:val="24"/>
          <w:lang w:val="en-US"/>
        </w:rPr>
        <w:t xml:space="preserve"> minor</w:t>
      </w:r>
      <w:r>
        <w:rPr>
          <w:rFonts w:hint="default" w:ascii="Times New Roman" w:hAnsi="Times New Roman"/>
          <w:sz w:val="24"/>
          <w:szCs w:val="24"/>
        </w:rPr>
        <w:t xml:space="preserve"> differences</w:t>
      </w:r>
      <w:r>
        <w:rPr>
          <w:rFonts w:ascii="Times New Roman" w:hAnsi="Times New Roman"/>
          <w:sz w:val="24"/>
          <w:szCs w:val="24"/>
        </w:rPr>
        <w:t xml:space="preserve">. These patterns typically </w:t>
      </w:r>
      <w:r>
        <w:rPr>
          <w:rFonts w:hint="default" w:ascii="Times New Roman" w:hAnsi="Times New Roman"/>
          <w:sz w:val="24"/>
          <w:szCs w:val="24"/>
          <w:lang w:val="en-US"/>
        </w:rPr>
        <w:t xml:space="preserve">show flaws </w:t>
      </w:r>
      <w:r>
        <w:rPr>
          <w:rFonts w:ascii="Times New Roman" w:hAnsi="Times New Roman"/>
          <w:sz w:val="24"/>
          <w:szCs w:val="24"/>
        </w:rPr>
        <w:t xml:space="preserve">in </w:t>
      </w:r>
      <w:r>
        <w:rPr>
          <w:rFonts w:hint="default" w:ascii="Times New Roman" w:hAnsi="Times New Roman"/>
          <w:sz w:val="24"/>
          <w:szCs w:val="24"/>
          <w:lang w:val="en-US"/>
        </w:rPr>
        <w:t xml:space="preserve">digital systems </w:t>
      </w:r>
      <w:r>
        <w:rPr>
          <w:rFonts w:ascii="Times New Roman" w:hAnsi="Times New Roman"/>
          <w:sz w:val="24"/>
          <w:szCs w:val="24"/>
        </w:rPr>
        <w:t xml:space="preserve">or approval workflows. </w:t>
      </w:r>
      <w:r>
        <w:rPr>
          <w:rFonts w:hint="default" w:ascii="Times New Roman" w:hAnsi="Times New Roman"/>
          <w:sz w:val="24"/>
          <w:szCs w:val="24"/>
        </w:rPr>
        <w:t xml:space="preserve">Document </w:t>
      </w:r>
      <w:r>
        <w:rPr>
          <w:rFonts w:hint="default" w:ascii="Times New Roman" w:hAnsi="Times New Roman"/>
          <w:sz w:val="24"/>
          <w:szCs w:val="24"/>
          <w:lang w:val="en-US"/>
        </w:rPr>
        <w:t>manipulation</w:t>
      </w:r>
      <w:r>
        <w:rPr>
          <w:rFonts w:hint="default" w:ascii="Times New Roman" w:hAnsi="Times New Roman"/>
          <w:sz w:val="24"/>
          <w:szCs w:val="24"/>
        </w:rPr>
        <w:t xml:space="preserve"> is also</w:t>
      </w:r>
      <w:r>
        <w:rPr>
          <w:rFonts w:hint="default" w:ascii="Times New Roman" w:hAnsi="Times New Roman"/>
          <w:sz w:val="24"/>
          <w:szCs w:val="24"/>
          <w:lang w:val="en-US"/>
        </w:rPr>
        <w:t xml:space="preserve"> widespread</w:t>
      </w:r>
      <w:r>
        <w:rPr>
          <w:rFonts w:hint="default" w:ascii="Times New Roman" w:hAnsi="Times New Roman"/>
          <w:sz w:val="24"/>
          <w:szCs w:val="24"/>
        </w:rPr>
        <w:t xml:space="preserve"> and </w:t>
      </w:r>
      <w:r>
        <w:rPr>
          <w:rFonts w:hint="default" w:ascii="Times New Roman" w:hAnsi="Times New Roman"/>
          <w:sz w:val="24"/>
          <w:szCs w:val="24"/>
          <w:lang w:val="en-US"/>
        </w:rPr>
        <w:t>may consist of</w:t>
      </w:r>
      <w:r>
        <w:rPr>
          <w:rFonts w:hint="default" w:ascii="Times New Roman" w:hAnsi="Times New Roman"/>
          <w:sz w:val="24"/>
          <w:szCs w:val="24"/>
        </w:rPr>
        <w:t xml:space="preserve"> f</w:t>
      </w:r>
      <w:r>
        <w:rPr>
          <w:rFonts w:hint="default" w:ascii="Times New Roman" w:hAnsi="Times New Roman"/>
          <w:sz w:val="24"/>
          <w:szCs w:val="24"/>
          <w:lang w:val="en-US"/>
        </w:rPr>
        <w:t>ake</w:t>
      </w:r>
      <w:r>
        <w:rPr>
          <w:rFonts w:hint="default" w:ascii="Times New Roman" w:hAnsi="Times New Roman"/>
          <w:sz w:val="24"/>
          <w:szCs w:val="24"/>
        </w:rPr>
        <w:t xml:space="preserve"> invoices, duplicate records or </w:t>
      </w:r>
      <w:r>
        <w:rPr>
          <w:rFonts w:hint="default" w:ascii="Times New Roman" w:hAnsi="Times New Roman"/>
          <w:sz w:val="24"/>
          <w:szCs w:val="24"/>
          <w:lang w:val="en-US"/>
        </w:rPr>
        <w:t>changes made without approval</w:t>
      </w:r>
      <w:r>
        <w:rPr>
          <w:rFonts w:hint="default" w:ascii="Times New Roman" w:hAnsi="Times New Roman"/>
          <w:sz w:val="24"/>
          <w:szCs w:val="24"/>
        </w:rPr>
        <w:t>.</w:t>
      </w:r>
      <w:r>
        <w:rPr>
          <w:rFonts w:ascii="Times New Roman" w:hAnsi="Times New Roman"/>
          <w:sz w:val="24"/>
          <w:szCs w:val="24"/>
        </w:rPr>
        <w:t xml:space="preserve"> (Nogueira et al., 2025). These incidents </w:t>
      </w:r>
      <w:r>
        <w:rPr>
          <w:rFonts w:hint="default" w:ascii="Times New Roman" w:hAnsi="Times New Roman"/>
          <w:sz w:val="24"/>
          <w:szCs w:val="24"/>
          <w:lang w:val="en-US"/>
        </w:rPr>
        <w:t xml:space="preserve">show </w:t>
      </w:r>
      <w:r>
        <w:rPr>
          <w:rFonts w:ascii="Times New Roman" w:hAnsi="Times New Roman"/>
          <w:sz w:val="24"/>
          <w:szCs w:val="24"/>
        </w:rPr>
        <w:t>systemic vulnerabilities in invoice authorization and documentation integrity.</w:t>
      </w:r>
    </w:p>
    <w:p w14:paraId="206F57AF">
      <w:pPr>
        <w:spacing w:line="360" w:lineRule="auto"/>
        <w:jc w:val="both"/>
        <w:rPr>
          <w:rFonts w:ascii="Times New Roman" w:hAnsi="Times New Roman"/>
          <w:sz w:val="24"/>
          <w:szCs w:val="24"/>
        </w:rPr>
      </w:pPr>
      <w:r>
        <w:rPr>
          <w:rFonts w:hint="default" w:ascii="Times New Roman" w:hAnsi="Times New Roman"/>
          <w:sz w:val="24"/>
          <w:szCs w:val="24"/>
        </w:rPr>
        <w:t>Unusual patterns in business operations</w:t>
      </w:r>
      <w:r>
        <w:rPr>
          <w:rFonts w:ascii="Times New Roman" w:hAnsi="Times New Roman"/>
          <w:sz w:val="24"/>
          <w:szCs w:val="24"/>
        </w:rPr>
        <w:t xml:space="preserve"> are another </w:t>
      </w:r>
      <w:r>
        <w:rPr>
          <w:rFonts w:hint="default" w:ascii="Times New Roman" w:hAnsi="Times New Roman"/>
          <w:sz w:val="24"/>
          <w:szCs w:val="24"/>
          <w:lang w:val="en-US"/>
        </w:rPr>
        <w:t xml:space="preserve">key </w:t>
      </w:r>
      <w:r>
        <w:rPr>
          <w:rFonts w:ascii="Times New Roman" w:hAnsi="Times New Roman"/>
          <w:sz w:val="24"/>
          <w:szCs w:val="24"/>
        </w:rPr>
        <w:t xml:space="preserve">category </w:t>
      </w:r>
      <w:r>
        <w:rPr>
          <w:rFonts w:hint="default" w:ascii="Times New Roman" w:hAnsi="Times New Roman"/>
          <w:sz w:val="24"/>
          <w:szCs w:val="24"/>
          <w:lang w:val="en-US"/>
        </w:rPr>
        <w:t>frequently associated with</w:t>
      </w:r>
      <w:r>
        <w:rPr>
          <w:rFonts w:ascii="Times New Roman" w:hAnsi="Times New Roman"/>
          <w:sz w:val="24"/>
          <w:szCs w:val="24"/>
        </w:rPr>
        <w:t xml:space="preserve"> </w:t>
      </w:r>
      <w:r>
        <w:rPr>
          <w:rFonts w:ascii="Times New Roman" w:hAnsi="Times New Roman"/>
          <w:sz w:val="24"/>
          <w:szCs w:val="24"/>
          <w:lang w:val="en-US"/>
        </w:rPr>
        <w:t>sudden</w:t>
      </w:r>
      <w:r>
        <w:rPr>
          <w:rFonts w:hint="default" w:ascii="Times New Roman" w:hAnsi="Times New Roman"/>
          <w:sz w:val="24"/>
          <w:szCs w:val="24"/>
          <w:lang w:val="en-US"/>
        </w:rPr>
        <w:t xml:space="preserve"> changes</w:t>
      </w:r>
      <w:r>
        <w:rPr>
          <w:rFonts w:ascii="Times New Roman" w:hAnsi="Times New Roman"/>
          <w:sz w:val="24"/>
          <w:szCs w:val="24"/>
        </w:rPr>
        <w:t xml:space="preserve"> in employee conduct, irregular access patterns</w:t>
      </w:r>
      <w:r>
        <w:rPr>
          <w:rFonts w:hint="default" w:ascii="Times New Roman" w:hAnsi="Times New Roman"/>
          <w:sz w:val="24"/>
          <w:szCs w:val="24"/>
          <w:lang w:val="en-US"/>
        </w:rPr>
        <w:t xml:space="preserve"> </w:t>
      </w:r>
      <w:r>
        <w:rPr>
          <w:rFonts w:ascii="Times New Roman" w:hAnsi="Times New Roman"/>
          <w:sz w:val="24"/>
          <w:szCs w:val="24"/>
        </w:rPr>
        <w:t>or overt resistance to oversight and internal audits (Douglas, 2024). These signs may</w:t>
      </w:r>
      <w:r>
        <w:rPr>
          <w:rFonts w:hint="default" w:ascii="Times New Roman" w:hAnsi="Times New Roman"/>
          <w:sz w:val="24"/>
          <w:szCs w:val="24"/>
          <w:lang w:val="en-US"/>
        </w:rPr>
        <w:t xml:space="preserve"> be</w:t>
      </w:r>
      <w:r>
        <w:rPr>
          <w:rFonts w:ascii="Times New Roman" w:hAnsi="Times New Roman"/>
          <w:sz w:val="24"/>
          <w:szCs w:val="24"/>
        </w:rPr>
        <w:t xml:space="preserve"> </w:t>
      </w:r>
      <w:r>
        <w:rPr>
          <w:rFonts w:hint="default" w:ascii="Times New Roman" w:hAnsi="Times New Roman"/>
          <w:sz w:val="24"/>
          <w:szCs w:val="24"/>
          <w:lang w:val="en-US"/>
        </w:rPr>
        <w:t>considered</w:t>
      </w:r>
      <w:r>
        <w:rPr>
          <w:rFonts w:ascii="Times New Roman" w:hAnsi="Times New Roman"/>
          <w:sz w:val="24"/>
          <w:szCs w:val="24"/>
        </w:rPr>
        <w:t xml:space="preserve"> early indicators of </w:t>
      </w:r>
      <w:r>
        <w:rPr>
          <w:rFonts w:hint="default" w:ascii="Times New Roman" w:hAnsi="Times New Roman"/>
          <w:sz w:val="24"/>
          <w:szCs w:val="24"/>
          <w:lang w:val="en-US"/>
        </w:rPr>
        <w:t xml:space="preserve">hidden </w:t>
      </w:r>
      <w:r>
        <w:rPr>
          <w:rFonts w:ascii="Times New Roman" w:hAnsi="Times New Roman"/>
          <w:sz w:val="24"/>
          <w:szCs w:val="24"/>
        </w:rPr>
        <w:t xml:space="preserve">misconduct or deceptive alliance. Structural discrepancies </w:t>
      </w:r>
      <w:r>
        <w:rPr>
          <w:rFonts w:hint="default" w:ascii="Times New Roman" w:hAnsi="Times New Roman"/>
          <w:sz w:val="24"/>
          <w:szCs w:val="24"/>
          <w:lang w:val="en-US"/>
        </w:rPr>
        <w:t>come</w:t>
      </w:r>
      <w:r>
        <w:rPr>
          <w:rFonts w:ascii="Times New Roman" w:hAnsi="Times New Roman"/>
          <w:sz w:val="24"/>
          <w:szCs w:val="24"/>
        </w:rPr>
        <w:t xml:space="preserve"> from inconsistencies across financial statements, business units or reporting </w:t>
      </w:r>
      <w:r>
        <w:rPr>
          <w:rFonts w:hint="default" w:ascii="Times New Roman" w:hAnsi="Times New Roman"/>
          <w:sz w:val="24"/>
          <w:szCs w:val="24"/>
          <w:lang w:val="en-US"/>
        </w:rPr>
        <w:t>structures</w:t>
      </w:r>
      <w:r>
        <w:rPr>
          <w:rFonts w:ascii="Times New Roman" w:hAnsi="Times New Roman"/>
          <w:sz w:val="24"/>
          <w:szCs w:val="24"/>
        </w:rPr>
        <w:t xml:space="preserve"> (Qatawneh, 2024). These discrepancies often point to </w:t>
      </w:r>
      <w:r>
        <w:rPr>
          <w:rFonts w:hint="default" w:ascii="Times New Roman" w:hAnsi="Times New Roman"/>
          <w:sz w:val="24"/>
          <w:szCs w:val="24"/>
          <w:lang w:val="en-US"/>
        </w:rPr>
        <w:t>isolated</w:t>
      </w:r>
      <w:r>
        <w:rPr>
          <w:rFonts w:ascii="Times New Roman" w:hAnsi="Times New Roman"/>
          <w:sz w:val="24"/>
          <w:szCs w:val="24"/>
        </w:rPr>
        <w:t xml:space="preserve"> internal control systems and gaps in governance.</w:t>
      </w:r>
      <w:r>
        <w:rPr>
          <w:rFonts w:hint="default" w:ascii="Times New Roman" w:hAnsi="Times New Roman"/>
          <w:sz w:val="24"/>
          <w:szCs w:val="24"/>
          <w:lang w:val="en-US"/>
        </w:rPr>
        <w:t>L</w:t>
      </w:r>
      <w:r>
        <w:rPr>
          <w:rFonts w:ascii="Times New Roman" w:hAnsi="Times New Roman"/>
          <w:sz w:val="24"/>
          <w:szCs w:val="24"/>
        </w:rPr>
        <w:t>ess prevalent</w:t>
      </w:r>
      <w:r>
        <w:rPr>
          <w:rFonts w:hint="default" w:ascii="Times New Roman" w:hAnsi="Times New Roman"/>
          <w:sz w:val="24"/>
          <w:szCs w:val="24"/>
          <w:lang w:val="en-US"/>
        </w:rPr>
        <w:t xml:space="preserve"> relational fraud is</w:t>
      </w:r>
      <w:r>
        <w:rPr>
          <w:rFonts w:ascii="Times New Roman" w:hAnsi="Times New Roman"/>
          <w:sz w:val="24"/>
          <w:szCs w:val="24"/>
        </w:rPr>
        <w:t xml:space="preserve"> considerably more elusive and require</w:t>
      </w:r>
      <w:r>
        <w:rPr>
          <w:rFonts w:hint="default" w:ascii="Times New Roman" w:hAnsi="Times New Roman"/>
          <w:sz w:val="24"/>
          <w:szCs w:val="24"/>
          <w:lang w:val="en-US"/>
        </w:rPr>
        <w:t>s</w:t>
      </w:r>
      <w:r>
        <w:rPr>
          <w:rFonts w:ascii="Times New Roman" w:hAnsi="Times New Roman"/>
          <w:sz w:val="24"/>
          <w:szCs w:val="24"/>
        </w:rPr>
        <w:t xml:space="preserve"> advanced techniques for accurate identification (Hilal et al., 2022). For example, these may </w:t>
      </w:r>
      <w:r>
        <w:rPr>
          <w:rFonts w:hint="default" w:ascii="Times New Roman" w:hAnsi="Times New Roman"/>
          <w:sz w:val="24"/>
          <w:szCs w:val="24"/>
          <w:lang w:val="en-US"/>
        </w:rPr>
        <w:t>include hidden plans</w:t>
      </w:r>
      <w:r>
        <w:rPr>
          <w:rFonts w:ascii="Times New Roman" w:hAnsi="Times New Roman"/>
          <w:sz w:val="24"/>
          <w:szCs w:val="24"/>
        </w:rPr>
        <w:t xml:space="preserve"> </w:t>
      </w:r>
      <w:r>
        <w:rPr>
          <w:rFonts w:hint="default" w:ascii="Times New Roman" w:hAnsi="Times New Roman"/>
          <w:sz w:val="24"/>
          <w:szCs w:val="24"/>
          <w:lang w:val="en-US"/>
        </w:rPr>
        <w:t>such as</w:t>
      </w:r>
      <w:r>
        <w:rPr>
          <w:rFonts w:ascii="Times New Roman" w:hAnsi="Times New Roman"/>
          <w:sz w:val="24"/>
          <w:szCs w:val="24"/>
        </w:rPr>
        <w:t xml:space="preserve"> bid-rigging or collusive networks</w:t>
      </w:r>
      <w:r>
        <w:rPr>
          <w:rFonts w:hint="default" w:ascii="Times New Roman" w:hAnsi="Times New Roman"/>
          <w:sz w:val="24"/>
          <w:szCs w:val="24"/>
          <w:lang w:val="en-US"/>
        </w:rPr>
        <w:t xml:space="preserve"> </w:t>
      </w:r>
      <w:r>
        <w:rPr>
          <w:rFonts w:ascii="Times New Roman" w:hAnsi="Times New Roman"/>
          <w:sz w:val="24"/>
          <w:szCs w:val="24"/>
        </w:rPr>
        <w:t xml:space="preserve">which require graph-based analytics and cross-entity tracking to detect. </w:t>
      </w:r>
      <w:r>
        <w:rPr>
          <w:rFonts w:hint="default" w:ascii="Times New Roman" w:hAnsi="Times New Roman"/>
          <w:sz w:val="24"/>
          <w:szCs w:val="24"/>
          <w:lang w:val="en-US"/>
        </w:rPr>
        <w:t xml:space="preserve">As </w:t>
      </w:r>
      <w:r>
        <w:rPr>
          <w:rFonts w:ascii="Times New Roman" w:hAnsi="Times New Roman"/>
          <w:sz w:val="24"/>
          <w:szCs w:val="24"/>
        </w:rPr>
        <w:t xml:space="preserve">frauds </w:t>
      </w:r>
      <w:r>
        <w:rPr>
          <w:rFonts w:hint="default" w:ascii="Times New Roman" w:hAnsi="Times New Roman"/>
          <w:sz w:val="24"/>
          <w:szCs w:val="24"/>
          <w:lang w:val="en-US"/>
        </w:rPr>
        <w:t>normally bypass</w:t>
      </w:r>
      <w:r>
        <w:rPr>
          <w:rFonts w:ascii="Times New Roman" w:hAnsi="Times New Roman"/>
          <w:sz w:val="24"/>
          <w:szCs w:val="24"/>
        </w:rPr>
        <w:t xml:space="preserve">  detection </w:t>
      </w:r>
      <w:r>
        <w:rPr>
          <w:rFonts w:hint="default" w:ascii="Times New Roman" w:hAnsi="Times New Roman"/>
          <w:sz w:val="24"/>
          <w:szCs w:val="24"/>
          <w:lang w:val="en-US"/>
        </w:rPr>
        <w:t>rules</w:t>
      </w:r>
      <w:r>
        <w:rPr>
          <w:rFonts w:ascii="Times New Roman" w:hAnsi="Times New Roman"/>
          <w:sz w:val="24"/>
          <w:szCs w:val="24"/>
        </w:rPr>
        <w:t>, advanced analytical models and pattern recognition clustering are essential for identification (Popoola, 2023).</w:t>
      </w:r>
    </w:p>
    <w:p w14:paraId="6A83990E">
      <w:pPr>
        <w:spacing w:line="360" w:lineRule="auto"/>
        <w:jc w:val="both"/>
        <w:rPr>
          <w:rFonts w:ascii="Times New Roman" w:hAnsi="Times New Roman"/>
          <w:sz w:val="24"/>
          <w:szCs w:val="24"/>
        </w:rPr>
      </w:pPr>
      <w:r>
        <w:rPr>
          <w:rFonts w:ascii="Times New Roman" w:hAnsi="Times New Roman"/>
          <w:sz w:val="24"/>
          <w:szCs w:val="24"/>
        </w:rPr>
        <w:t xml:space="preserve">The </w:t>
      </w:r>
      <w:r>
        <w:rPr>
          <w:rFonts w:hint="default" w:ascii="Times New Roman" w:hAnsi="Times New Roman"/>
          <w:sz w:val="24"/>
          <w:szCs w:val="24"/>
          <w:lang w:val="en-US"/>
        </w:rPr>
        <w:t>impact on</w:t>
      </w:r>
      <w:r>
        <w:rPr>
          <w:rFonts w:ascii="Times New Roman" w:hAnsi="Times New Roman"/>
          <w:sz w:val="24"/>
          <w:szCs w:val="24"/>
        </w:rPr>
        <w:t xml:space="preserve"> auditing </w:t>
      </w:r>
      <w:r>
        <w:rPr>
          <w:rFonts w:hint="default" w:ascii="Times New Roman" w:hAnsi="Times New Roman"/>
          <w:sz w:val="24"/>
          <w:szCs w:val="24"/>
          <w:lang w:val="en-US"/>
        </w:rPr>
        <w:t>methods</w:t>
      </w:r>
      <w:r>
        <w:rPr>
          <w:rFonts w:ascii="Times New Roman" w:hAnsi="Times New Roman"/>
          <w:sz w:val="24"/>
          <w:szCs w:val="24"/>
        </w:rPr>
        <w:t xml:space="preserve"> </w:t>
      </w:r>
      <w:r>
        <w:rPr>
          <w:rFonts w:hint="default" w:ascii="Times New Roman" w:hAnsi="Times New Roman"/>
          <w:sz w:val="24"/>
          <w:szCs w:val="24"/>
          <w:lang w:val="en-US"/>
        </w:rPr>
        <w:t>is</w:t>
      </w:r>
      <w:r>
        <w:rPr>
          <w:rFonts w:ascii="Times New Roman" w:hAnsi="Times New Roman"/>
          <w:sz w:val="24"/>
          <w:szCs w:val="24"/>
        </w:rPr>
        <w:t xml:space="preserve"> </w:t>
      </w:r>
      <w:r>
        <w:rPr>
          <w:rFonts w:hint="default" w:ascii="Times New Roman" w:hAnsi="Times New Roman"/>
          <w:sz w:val="24"/>
          <w:szCs w:val="24"/>
          <w:lang w:val="en-US"/>
        </w:rPr>
        <w:t xml:space="preserve">quite </w:t>
      </w:r>
      <w:r>
        <w:rPr>
          <w:rFonts w:ascii="Times New Roman" w:hAnsi="Times New Roman"/>
          <w:sz w:val="24"/>
          <w:szCs w:val="24"/>
        </w:rPr>
        <w:t xml:space="preserve">significant. Firms must have a multi-tiered red-flag detection system </w:t>
      </w:r>
      <w:r>
        <w:rPr>
          <w:rFonts w:hint="default" w:ascii="Times New Roman" w:hAnsi="Times New Roman"/>
          <w:sz w:val="24"/>
          <w:szCs w:val="24"/>
          <w:lang w:val="en-US"/>
        </w:rPr>
        <w:t xml:space="preserve">so </w:t>
      </w:r>
      <w:r>
        <w:rPr>
          <w:rFonts w:ascii="Times New Roman" w:hAnsi="Times New Roman"/>
          <w:sz w:val="24"/>
          <w:szCs w:val="24"/>
        </w:rPr>
        <w:t>that</w:t>
      </w:r>
      <w:r>
        <w:rPr>
          <w:rFonts w:hint="default" w:ascii="Times New Roman" w:hAnsi="Times New Roman"/>
          <w:sz w:val="24"/>
          <w:szCs w:val="24"/>
          <w:lang w:val="en-US"/>
        </w:rPr>
        <w:t xml:space="preserve"> it</w:t>
      </w:r>
      <w:r>
        <w:rPr>
          <w:rFonts w:ascii="Times New Roman" w:hAnsi="Times New Roman"/>
          <w:sz w:val="24"/>
          <w:szCs w:val="24"/>
        </w:rPr>
        <w:t xml:space="preserve"> supports dynamic monitoring of financial operations (Adejumo &amp; Ogburie, 2025). Secondly, real-time analytics that captures evolving financial patterns and contextual shifts should replace conventional reactive models. Moreover, practitioners must acknowledge that numerous fraud signs do not exist independently. Intersecting signals among categories may </w:t>
      </w:r>
      <w:r>
        <w:rPr>
          <w:rFonts w:hint="default" w:ascii="Times New Roman" w:hAnsi="Times New Roman"/>
          <w:sz w:val="24"/>
          <w:szCs w:val="24"/>
          <w:lang w:val="en-US"/>
        </w:rPr>
        <w:t xml:space="preserve">increase </w:t>
      </w:r>
      <w:r>
        <w:rPr>
          <w:rFonts w:ascii="Times New Roman" w:hAnsi="Times New Roman"/>
          <w:sz w:val="24"/>
          <w:szCs w:val="24"/>
        </w:rPr>
        <w:t xml:space="preserve">risk and </w:t>
      </w:r>
      <w:r>
        <w:rPr>
          <w:rFonts w:hint="default" w:ascii="Times New Roman" w:hAnsi="Times New Roman"/>
          <w:sz w:val="24"/>
          <w:szCs w:val="24"/>
          <w:lang w:val="en-US"/>
        </w:rPr>
        <w:t xml:space="preserve">demand </w:t>
      </w:r>
      <w:r>
        <w:rPr>
          <w:rFonts w:ascii="Times New Roman" w:hAnsi="Times New Roman"/>
          <w:sz w:val="24"/>
          <w:szCs w:val="24"/>
        </w:rPr>
        <w:t>more comprehensive diagnostic models. Adopting machine learning classifiers augmented with domain-specific information improves the sensitivity and specificity of red-flag detection (Baeyaert, 2025). This connection can foster the development of preventative measures</w:t>
      </w:r>
      <w:r>
        <w:rPr>
          <w:rFonts w:hint="default" w:ascii="Times New Roman" w:hAnsi="Times New Roman"/>
          <w:sz w:val="24"/>
          <w:szCs w:val="24"/>
          <w:lang w:val="en-US"/>
        </w:rPr>
        <w:t xml:space="preserve"> by</w:t>
      </w:r>
      <w:r>
        <w:rPr>
          <w:rFonts w:ascii="Times New Roman" w:hAnsi="Times New Roman"/>
          <w:sz w:val="24"/>
          <w:szCs w:val="24"/>
        </w:rPr>
        <w:t xml:space="preserve"> diminishing exposure to undiscovered fraud and enhancing the  integrity of financial systems.</w:t>
      </w:r>
    </w:p>
    <w:p w14:paraId="5593AF09">
      <w:pPr>
        <w:jc w:val="both"/>
        <w:rPr>
          <w:rFonts w:ascii="Times New Roman" w:hAnsi="Times New Roman" w:cs="Times New Roman"/>
          <w:sz w:val="24"/>
          <w:szCs w:val="24"/>
        </w:rPr>
      </w:pPr>
    </w:p>
    <w:p w14:paraId="1DAEDD44">
      <w:pPr>
        <w:jc w:val="both"/>
        <w:rPr>
          <w:rFonts w:ascii="Times New Roman" w:hAnsi="Times New Roman" w:cs="Times New Roman"/>
          <w:sz w:val="24"/>
          <w:szCs w:val="24"/>
        </w:rPr>
      </w:pPr>
    </w:p>
    <w:p w14:paraId="586B29E1">
      <w:pPr>
        <w:spacing w:line="360" w:lineRule="auto"/>
        <w:jc w:val="both"/>
        <w:rPr>
          <w:rFonts w:ascii="Times New Roman" w:hAnsi="Times New Roman"/>
          <w:b/>
          <w:bCs/>
          <w:sz w:val="24"/>
          <w:szCs w:val="24"/>
        </w:rPr>
      </w:pPr>
      <w:r>
        <w:rPr>
          <w:rFonts w:ascii="Times New Roman" w:hAnsi="Times New Roman"/>
          <w:b/>
          <w:bCs/>
          <w:sz w:val="24"/>
          <w:szCs w:val="24"/>
        </w:rPr>
        <w:t xml:space="preserve">3.4. Sectoral and Institutional </w:t>
      </w:r>
      <w:r>
        <w:rPr>
          <w:rFonts w:hint="default" w:ascii="Times New Roman" w:hAnsi="Times New Roman"/>
          <w:b/>
          <w:bCs/>
          <w:sz w:val="24"/>
          <w:szCs w:val="24"/>
          <w:lang w:val="en-US"/>
        </w:rPr>
        <w:t>Distinction</w:t>
      </w:r>
      <w:r>
        <w:rPr>
          <w:rFonts w:ascii="Times New Roman" w:hAnsi="Times New Roman"/>
          <w:b/>
          <w:bCs/>
          <w:sz w:val="24"/>
          <w:szCs w:val="24"/>
        </w:rPr>
        <w:t xml:space="preserve"> in Analytical Application</w:t>
      </w:r>
    </w:p>
    <w:p w14:paraId="22329513">
      <w:pPr>
        <w:jc w:val="both"/>
        <w:rPr>
          <w:rFonts w:ascii="Times New Roman" w:hAnsi="Times New Roman"/>
          <w:sz w:val="24"/>
          <w:szCs w:val="24"/>
        </w:rPr>
      </w:pPr>
      <w:r>
        <w:rPr>
          <w:rFonts w:ascii="Times New Roman" w:hAnsi="Times New Roman"/>
          <w:sz w:val="24"/>
          <w:szCs w:val="24"/>
        </w:rPr>
        <w:t xml:space="preserve">The practical </w:t>
      </w:r>
      <w:r>
        <w:rPr>
          <w:rFonts w:hint="default" w:ascii="Times New Roman" w:hAnsi="Times New Roman"/>
          <w:sz w:val="24"/>
          <w:szCs w:val="24"/>
          <w:lang w:val="en-US"/>
        </w:rPr>
        <w:t>implementation</w:t>
      </w:r>
      <w:r>
        <w:rPr>
          <w:rFonts w:ascii="Times New Roman" w:hAnsi="Times New Roman"/>
          <w:sz w:val="24"/>
          <w:szCs w:val="24"/>
        </w:rPr>
        <w:t> of audit analytics significantly differs among sectors</w:t>
      </w:r>
      <w:r>
        <w:rPr>
          <w:rFonts w:hint="default" w:ascii="Times New Roman" w:hAnsi="Times New Roman"/>
          <w:sz w:val="24"/>
          <w:szCs w:val="24"/>
          <w:lang w:val="en-US"/>
        </w:rPr>
        <w:t xml:space="preserve"> which is</w:t>
      </w:r>
      <w:r>
        <w:rPr>
          <w:rFonts w:ascii="Times New Roman" w:hAnsi="Times New Roman"/>
          <w:sz w:val="24"/>
          <w:szCs w:val="24"/>
        </w:rPr>
        <w:t xml:space="preserve"> </w:t>
      </w:r>
      <w:r>
        <w:rPr>
          <w:rFonts w:hint="default" w:ascii="Times New Roman" w:hAnsi="Times New Roman"/>
          <w:sz w:val="24"/>
          <w:szCs w:val="24"/>
          <w:lang w:val="en-US"/>
        </w:rPr>
        <w:t>influenced</w:t>
      </w:r>
      <w:r>
        <w:rPr>
          <w:rFonts w:ascii="Times New Roman" w:hAnsi="Times New Roman"/>
          <w:sz w:val="24"/>
          <w:szCs w:val="24"/>
        </w:rPr>
        <w:t xml:space="preserve"> by regulatory rigour, risk exposure, technological capability</w:t>
      </w:r>
      <w:r>
        <w:rPr>
          <w:rFonts w:hint="default" w:ascii="Times New Roman" w:hAnsi="Times New Roman"/>
          <w:sz w:val="24"/>
          <w:szCs w:val="24"/>
          <w:lang w:val="en-US"/>
        </w:rPr>
        <w:t xml:space="preserve"> </w:t>
      </w:r>
      <w:r>
        <w:rPr>
          <w:rFonts w:ascii="Times New Roman" w:hAnsi="Times New Roman"/>
          <w:sz w:val="24"/>
          <w:szCs w:val="24"/>
        </w:rPr>
        <w:t>and organizational priorities</w:t>
      </w:r>
      <w:r>
        <w:rPr>
          <w:rFonts w:hint="default" w:ascii="Times New Roman" w:hAnsi="Times New Roman"/>
          <w:sz w:val="24"/>
          <w:szCs w:val="24"/>
          <w:lang w:val="en-US"/>
        </w:rPr>
        <w:t xml:space="preserve"> </w:t>
      </w:r>
      <w:r>
        <w:rPr>
          <w:rFonts w:ascii="Times New Roman" w:hAnsi="Times New Roman"/>
          <w:sz w:val="24"/>
          <w:szCs w:val="24"/>
        </w:rPr>
        <w:t xml:space="preserve">(Bello et al., 2024). </w:t>
      </w:r>
      <w:r>
        <w:rPr>
          <w:rFonts w:hint="default" w:ascii="Times New Roman" w:hAnsi="Times New Roman"/>
          <w:sz w:val="24"/>
          <w:szCs w:val="24"/>
          <w:lang w:val="en-US"/>
        </w:rPr>
        <w:t>Among</w:t>
      </w:r>
      <w:r>
        <w:rPr>
          <w:rFonts w:hint="default" w:ascii="Times New Roman" w:hAnsi="Times New Roman"/>
          <w:sz w:val="24"/>
          <w:szCs w:val="24"/>
        </w:rPr>
        <w:t xml:space="preserve"> </w:t>
      </w:r>
      <w:r>
        <w:rPr>
          <w:rFonts w:hint="default" w:ascii="Times New Roman" w:hAnsi="Times New Roman"/>
          <w:sz w:val="24"/>
          <w:szCs w:val="24"/>
          <w:lang w:val="en-US"/>
        </w:rPr>
        <w:t xml:space="preserve">highly regulated </w:t>
      </w:r>
      <w:r>
        <w:rPr>
          <w:rFonts w:hint="default" w:ascii="Times New Roman" w:hAnsi="Times New Roman"/>
          <w:sz w:val="24"/>
          <w:szCs w:val="24"/>
        </w:rPr>
        <w:t>sectors such as finance, healthcare</w:t>
      </w:r>
      <w:r>
        <w:rPr>
          <w:rFonts w:hint="default" w:ascii="Times New Roman" w:hAnsi="Times New Roman"/>
          <w:sz w:val="24"/>
          <w:szCs w:val="24"/>
          <w:lang w:val="en-US"/>
        </w:rPr>
        <w:t xml:space="preserve"> </w:t>
      </w:r>
      <w:r>
        <w:rPr>
          <w:rFonts w:hint="default" w:ascii="Times New Roman" w:hAnsi="Times New Roman"/>
          <w:sz w:val="24"/>
          <w:szCs w:val="24"/>
        </w:rPr>
        <w:t xml:space="preserve">and telecommunications, adoption </w:t>
      </w:r>
      <w:r>
        <w:rPr>
          <w:rFonts w:hint="default" w:ascii="Times New Roman" w:hAnsi="Times New Roman"/>
          <w:sz w:val="24"/>
          <w:szCs w:val="24"/>
          <w:lang w:val="en-US"/>
        </w:rPr>
        <w:t xml:space="preserve">levels are generally </w:t>
      </w:r>
      <w:r>
        <w:rPr>
          <w:rFonts w:hint="default" w:ascii="Times New Roman" w:hAnsi="Times New Roman"/>
          <w:sz w:val="24"/>
          <w:szCs w:val="24"/>
        </w:rPr>
        <w:t>more advanced.</w:t>
      </w:r>
      <w:r>
        <w:rPr>
          <w:rFonts w:hint="default" w:ascii="Times New Roman" w:hAnsi="Times New Roman"/>
          <w:sz w:val="24"/>
          <w:szCs w:val="24"/>
          <w:lang w:val="en-US"/>
        </w:rPr>
        <w:t xml:space="preserve"> </w:t>
      </w:r>
      <w:r>
        <w:rPr>
          <w:rFonts w:ascii="Times New Roman" w:hAnsi="Times New Roman"/>
          <w:sz w:val="24"/>
          <w:szCs w:val="24"/>
        </w:rPr>
        <w:t xml:space="preserve">These sectors face rigorous compliance mandates and </w:t>
      </w:r>
      <w:r>
        <w:rPr>
          <w:rFonts w:hint="default" w:ascii="Times New Roman" w:hAnsi="Times New Roman"/>
          <w:sz w:val="24"/>
          <w:szCs w:val="24"/>
          <w:lang w:val="en-US"/>
        </w:rPr>
        <w:t xml:space="preserve">complex </w:t>
      </w:r>
      <w:r>
        <w:rPr>
          <w:rFonts w:ascii="Times New Roman" w:hAnsi="Times New Roman"/>
          <w:sz w:val="24"/>
          <w:szCs w:val="24"/>
        </w:rPr>
        <w:t>operating frameworks</w:t>
      </w:r>
      <w:r>
        <w:rPr>
          <w:rFonts w:hint="default" w:ascii="Times New Roman" w:hAnsi="Times New Roman"/>
          <w:sz w:val="24"/>
          <w:szCs w:val="24"/>
          <w:lang w:val="en-US"/>
        </w:rPr>
        <w:t xml:space="preserve"> which</w:t>
      </w:r>
      <w:r>
        <w:rPr>
          <w:rFonts w:ascii="Times New Roman" w:hAnsi="Times New Roman"/>
          <w:sz w:val="24"/>
          <w:szCs w:val="24"/>
        </w:rPr>
        <w:t xml:space="preserve"> </w:t>
      </w:r>
      <w:r>
        <w:rPr>
          <w:rFonts w:hint="default" w:ascii="Times New Roman" w:hAnsi="Times New Roman"/>
          <w:sz w:val="24"/>
          <w:szCs w:val="24"/>
          <w:lang w:val="en-US"/>
        </w:rPr>
        <w:t>demand</w:t>
      </w:r>
      <w:r>
        <w:rPr>
          <w:rFonts w:ascii="Times New Roman" w:hAnsi="Times New Roman"/>
          <w:sz w:val="24"/>
          <w:szCs w:val="24"/>
        </w:rPr>
        <w:t xml:space="preserve"> the implementation of real-time monitoring systems, predictive fraud detection algorithms and integrated enterprise platforms(Sutisna, 2025). In these contexts, analytics continually simplify preventive measures and post-incident analyses.</w:t>
      </w:r>
    </w:p>
    <w:p w14:paraId="696C11A3">
      <w:pPr>
        <w:jc w:val="both"/>
        <w:rPr>
          <w:rFonts w:ascii="Times New Roman" w:hAnsi="Times New Roman"/>
          <w:sz w:val="24"/>
          <w:szCs w:val="24"/>
        </w:rPr>
      </w:pPr>
    </w:p>
    <w:p w14:paraId="1F5D4494">
      <w:pPr>
        <w:jc w:val="both"/>
        <w:rPr>
          <w:rFonts w:ascii="Times New Roman" w:hAnsi="Times New Roman"/>
          <w:sz w:val="24"/>
          <w:szCs w:val="24"/>
        </w:rPr>
      </w:pPr>
      <w:r>
        <w:rPr>
          <w:rFonts w:hint="default" w:ascii="Times New Roman" w:hAnsi="Times New Roman"/>
          <w:sz w:val="24"/>
          <w:szCs w:val="24"/>
          <w:lang w:val="en-US"/>
        </w:rPr>
        <w:t xml:space="preserve">In comparison </w:t>
      </w:r>
      <w:r>
        <w:rPr>
          <w:rFonts w:ascii="Times New Roman" w:hAnsi="Times New Roman"/>
          <w:sz w:val="24"/>
          <w:szCs w:val="24"/>
        </w:rPr>
        <w:t xml:space="preserve">adoption remains limited in </w:t>
      </w:r>
      <w:r>
        <w:rPr>
          <w:rFonts w:hint="default" w:ascii="Times New Roman" w:hAnsi="Times New Roman"/>
          <w:sz w:val="24"/>
          <w:szCs w:val="24"/>
          <w:lang w:val="en-US"/>
        </w:rPr>
        <w:t>the</w:t>
      </w:r>
      <w:r>
        <w:rPr>
          <w:rFonts w:ascii="Times New Roman" w:hAnsi="Times New Roman"/>
          <w:sz w:val="24"/>
          <w:szCs w:val="24"/>
        </w:rPr>
        <w:t xml:space="preserve"> low resources</w:t>
      </w:r>
      <w:r>
        <w:rPr>
          <w:rFonts w:hint="default" w:ascii="Times New Roman" w:hAnsi="Times New Roman"/>
          <w:sz w:val="24"/>
          <w:szCs w:val="24"/>
          <w:lang w:val="en-US"/>
        </w:rPr>
        <w:t xml:space="preserve"> industries</w:t>
      </w:r>
      <w:r>
        <w:rPr>
          <w:rFonts w:ascii="Times New Roman" w:hAnsi="Times New Roman"/>
          <w:sz w:val="24"/>
          <w:szCs w:val="24"/>
        </w:rPr>
        <w:t>. Manufacturing, retail and small to medium-sized firms often operate under limited aid, inadequate IT infrastructures</w:t>
      </w:r>
      <w:r>
        <w:rPr>
          <w:rFonts w:hint="default" w:ascii="Times New Roman" w:hAnsi="Times New Roman"/>
          <w:sz w:val="24"/>
          <w:szCs w:val="24"/>
          <w:lang w:val="en-US"/>
        </w:rPr>
        <w:t xml:space="preserve"> </w:t>
      </w:r>
      <w:r>
        <w:rPr>
          <w:rFonts w:ascii="Times New Roman" w:hAnsi="Times New Roman"/>
          <w:sz w:val="24"/>
          <w:szCs w:val="24"/>
        </w:rPr>
        <w:t xml:space="preserve">and </w:t>
      </w:r>
      <w:r>
        <w:rPr>
          <w:rFonts w:hint="default" w:ascii="Times New Roman" w:hAnsi="Times New Roman"/>
          <w:sz w:val="24"/>
          <w:szCs w:val="24"/>
          <w:lang w:val="en-US"/>
        </w:rPr>
        <w:t>weak integrated</w:t>
      </w:r>
      <w:r>
        <w:rPr>
          <w:rFonts w:ascii="Times New Roman" w:hAnsi="Times New Roman"/>
          <w:sz w:val="24"/>
          <w:szCs w:val="24"/>
        </w:rPr>
        <w:t xml:space="preserve"> data systems(Akter, 2025). </w:t>
      </w:r>
      <w:r>
        <w:rPr>
          <w:rFonts w:hint="default" w:ascii="Times New Roman" w:hAnsi="Times New Roman"/>
          <w:sz w:val="24"/>
          <w:szCs w:val="24"/>
          <w:lang w:val="en-US"/>
        </w:rPr>
        <w:t>As a result</w:t>
      </w:r>
      <w:r>
        <w:rPr>
          <w:rFonts w:ascii="Times New Roman" w:hAnsi="Times New Roman"/>
          <w:sz w:val="24"/>
          <w:szCs w:val="24"/>
        </w:rPr>
        <w:t xml:space="preserve"> small firms are heavily dependent on basic visualization software or easily implementable commercial technologies. Despite being user-friendly, these solutions frequently lack the analytical expertise necessary for prompt fraud detection, resulting in delayed and reactive responses  (Ayodeji, 2024).</w:t>
      </w:r>
    </w:p>
    <w:p w14:paraId="581CAF04">
      <w:pPr>
        <w:jc w:val="both"/>
        <w:rPr>
          <w:rFonts w:ascii="Times New Roman" w:hAnsi="Times New Roman"/>
          <w:sz w:val="24"/>
          <w:szCs w:val="24"/>
        </w:rPr>
      </w:pPr>
    </w:p>
    <w:p w14:paraId="5F7310B5">
      <w:pPr>
        <w:jc w:val="both"/>
        <w:rPr>
          <w:rFonts w:ascii="Times New Roman" w:hAnsi="Times New Roman"/>
          <w:sz w:val="24"/>
          <w:szCs w:val="24"/>
        </w:rPr>
      </w:pPr>
      <w:r>
        <w:rPr>
          <w:rFonts w:ascii="Times New Roman" w:hAnsi="Times New Roman"/>
          <w:sz w:val="24"/>
          <w:szCs w:val="24"/>
        </w:rPr>
        <w:t xml:space="preserve">The public sector alongside non-profit institutions </w:t>
      </w:r>
      <w:r>
        <w:rPr>
          <w:rFonts w:hint="default" w:ascii="Times New Roman" w:hAnsi="Times New Roman"/>
          <w:sz w:val="24"/>
          <w:szCs w:val="24"/>
          <w:lang w:val="en-US"/>
        </w:rPr>
        <w:t>presents</w:t>
      </w:r>
      <w:r>
        <w:rPr>
          <w:rFonts w:ascii="Times New Roman" w:hAnsi="Times New Roman"/>
          <w:sz w:val="24"/>
          <w:szCs w:val="24"/>
        </w:rPr>
        <w:t xml:space="preserve"> a distinct trajectory in the integration of analytics.</w:t>
      </w:r>
      <w:r>
        <w:rPr>
          <w:rFonts w:hint="default" w:ascii="Times New Roman" w:hAnsi="Times New Roman"/>
          <w:sz w:val="24"/>
          <w:szCs w:val="24"/>
          <w:lang w:val="en-US"/>
        </w:rPr>
        <w:t xml:space="preserve">Despite </w:t>
      </w:r>
      <w:r>
        <w:rPr>
          <w:rFonts w:ascii="Times New Roman" w:hAnsi="Times New Roman"/>
          <w:sz w:val="24"/>
          <w:szCs w:val="24"/>
        </w:rPr>
        <w:t>limited funding, these non-commercial entities remain significantly susceptible to procurement irregularities, misappropriation of funds and misuse of donor-restricted assets (Pizzini &amp; Sterin, 2025). Although digital transformation has enhanced data accessibility in numerous instances, discrepancies in execution remain. Analytics adoption in these contexts demands customized frameworks that respond to low technical literacy, operational fragmentation and rigorous compliance standards  (Alex-Omiogbemi et al., 2024).</w:t>
      </w:r>
    </w:p>
    <w:p w14:paraId="5C54CAF1">
      <w:pPr>
        <w:jc w:val="both"/>
        <w:rPr>
          <w:rFonts w:ascii="Times New Roman" w:hAnsi="Times New Roman"/>
          <w:sz w:val="24"/>
          <w:szCs w:val="24"/>
        </w:rPr>
      </w:pPr>
    </w:p>
    <w:p w14:paraId="3BFA5B90">
      <w:pPr>
        <w:jc w:val="both"/>
        <w:rPr>
          <w:rFonts w:ascii="Times New Roman" w:hAnsi="Times New Roman"/>
          <w:sz w:val="24"/>
          <w:szCs w:val="24"/>
        </w:rPr>
      </w:pPr>
      <w:r>
        <w:rPr>
          <w:rFonts w:ascii="Times New Roman" w:hAnsi="Times New Roman"/>
          <w:sz w:val="24"/>
          <w:szCs w:val="24"/>
        </w:rPr>
        <w:t>The maturity of analytics across sectors cannot be attributed solely to the availability of technology. Institutional readiness, data governance culture</w:t>
      </w:r>
      <w:r>
        <w:rPr>
          <w:rFonts w:hint="default" w:ascii="Times New Roman" w:hAnsi="Times New Roman"/>
          <w:sz w:val="24"/>
          <w:szCs w:val="24"/>
          <w:lang w:val="en-US"/>
        </w:rPr>
        <w:t xml:space="preserve"> </w:t>
      </w:r>
      <w:r>
        <w:rPr>
          <w:rFonts w:ascii="Times New Roman" w:hAnsi="Times New Roman"/>
          <w:sz w:val="24"/>
          <w:szCs w:val="24"/>
        </w:rPr>
        <w:t>and the alignment of analytical strategies with business objectives collectively shape the maturity of analytics assimilation (Solano &amp; Cruz, 2024). Establishing high-performing audit analytics solutions demands a holistic grasp of workflow limitations, structural environments and contextual industry risks.</w:t>
      </w:r>
    </w:p>
    <w:p w14:paraId="0E977F41">
      <w:pPr>
        <w:spacing w:line="360" w:lineRule="auto"/>
        <w:jc w:val="both"/>
        <w:rPr>
          <w:rFonts w:ascii="Times New Roman" w:hAnsi="Times New Roman" w:cs="Times New Roman"/>
          <w:sz w:val="24"/>
          <w:szCs w:val="24"/>
        </w:rPr>
      </w:pPr>
    </w:p>
    <w:p w14:paraId="64F98F3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3.5. Organizational Readiness and Comparative Capability Gaps</w:t>
      </w:r>
    </w:p>
    <w:p w14:paraId="54F8306F">
      <w:pPr>
        <w:spacing w:line="360" w:lineRule="auto"/>
        <w:jc w:val="both"/>
        <w:rPr>
          <w:rFonts w:ascii="Times New Roman" w:hAnsi="Times New Roman"/>
          <w:sz w:val="24"/>
          <w:szCs w:val="24"/>
        </w:rPr>
      </w:pPr>
      <w:r>
        <w:rPr>
          <w:rFonts w:hint="default" w:ascii="Times New Roman" w:hAnsi="Times New Roman"/>
          <w:sz w:val="24"/>
          <w:szCs w:val="24"/>
          <w:lang w:val="en-US"/>
        </w:rPr>
        <w:t>Successful application of audit analytics completely depends on institutional readiness and adaptability.</w:t>
      </w:r>
      <w:r>
        <w:rPr>
          <w:rFonts w:ascii="Times New Roman" w:hAnsi="Times New Roman"/>
          <w:sz w:val="24"/>
          <w:szCs w:val="24"/>
        </w:rPr>
        <w:t xml:space="preserve">The comparative matrix (Table 3) </w:t>
      </w:r>
      <w:r>
        <w:rPr>
          <w:rFonts w:hint="default" w:ascii="Times New Roman" w:hAnsi="Times New Roman"/>
          <w:sz w:val="24"/>
          <w:szCs w:val="24"/>
          <w:lang w:val="en-US"/>
        </w:rPr>
        <w:t xml:space="preserve">shows </w:t>
      </w:r>
      <w:r>
        <w:rPr>
          <w:rFonts w:ascii="Times New Roman" w:hAnsi="Times New Roman"/>
          <w:sz w:val="24"/>
          <w:szCs w:val="24"/>
        </w:rPr>
        <w:t>that deficiencies in audit maturity are primarily influenced by the availability of tools as well as by personnel competencies, system integration difficulties and reluctance to change.</w:t>
      </w:r>
    </w:p>
    <w:p w14:paraId="5066EB0A">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Comparative Table: Traditional vs. Analytics-Driven Auditing</w:t>
      </w:r>
    </w:p>
    <w:tbl>
      <w:tblPr>
        <w:tblStyle w:val="13"/>
        <w:tblpPr w:leftFromText="180" w:rightFromText="180" w:vertAnchor="text" w:horzAnchor="page" w:tblpX="2011" w:tblpY="25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42"/>
        <w:gridCol w:w="2845"/>
      </w:tblGrid>
      <w:tr w14:paraId="54336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1753BADF">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Parameter</w:t>
            </w:r>
          </w:p>
        </w:tc>
        <w:tc>
          <w:tcPr>
            <w:tcW w:w="2842" w:type="dxa"/>
          </w:tcPr>
          <w:p w14:paraId="0234C77F">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Traditional Auditing</w:t>
            </w:r>
          </w:p>
        </w:tc>
        <w:tc>
          <w:tcPr>
            <w:tcW w:w="2845" w:type="dxa"/>
          </w:tcPr>
          <w:p w14:paraId="3DD5F561">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Analytics-Driven Auditing</w:t>
            </w:r>
          </w:p>
        </w:tc>
      </w:tr>
      <w:tr w14:paraId="0DB57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52A19B4B">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Tool Adaptability</w:t>
            </w:r>
          </w:p>
        </w:tc>
        <w:tc>
          <w:tcPr>
            <w:tcW w:w="2842" w:type="dxa"/>
          </w:tcPr>
          <w:p w14:paraId="1CCF6E54">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Low.</w:t>
            </w:r>
          </w:p>
        </w:tc>
        <w:tc>
          <w:tcPr>
            <w:tcW w:w="2845" w:type="dxa"/>
          </w:tcPr>
          <w:p w14:paraId="5CC85D70">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High </w:t>
            </w:r>
            <w:r>
              <w:rPr>
                <w:rFonts w:ascii="Times New Roman" w:hAnsi="Times New Roman" w:eastAsia="SimSun"/>
                <w:sz w:val="24"/>
                <w:szCs w:val="24"/>
                <w:lang w:eastAsia="en-US"/>
              </w:rPr>
              <w:t>(Wagener et al., 2025).</w:t>
            </w:r>
          </w:p>
        </w:tc>
      </w:tr>
      <w:tr w14:paraId="735E7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04E7E057">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Staff Proficiency</w:t>
            </w:r>
          </w:p>
        </w:tc>
        <w:tc>
          <w:tcPr>
            <w:tcW w:w="2842" w:type="dxa"/>
          </w:tcPr>
          <w:p w14:paraId="4E960B3F">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High in accounting.</w:t>
            </w:r>
          </w:p>
        </w:tc>
        <w:tc>
          <w:tcPr>
            <w:tcW w:w="2845" w:type="dxa"/>
          </w:tcPr>
          <w:p w14:paraId="6D3A5F14">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Hybrid (accounting + data) </w:t>
            </w:r>
            <w:r>
              <w:rPr>
                <w:rFonts w:ascii="Times New Roman" w:hAnsi="Times New Roman" w:eastAsia="SimSun"/>
                <w:sz w:val="24"/>
                <w:szCs w:val="24"/>
                <w:lang w:eastAsia="en-US"/>
              </w:rPr>
              <w:t>(Oliveira &amp; Ribeiro, 2022).</w:t>
            </w:r>
          </w:p>
        </w:tc>
      </w:tr>
      <w:tr w14:paraId="2C4E0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0930A4D5">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Data Infrastructure</w:t>
            </w:r>
          </w:p>
        </w:tc>
        <w:tc>
          <w:tcPr>
            <w:tcW w:w="2842" w:type="dxa"/>
          </w:tcPr>
          <w:p w14:paraId="2A3025F8">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Manual/Legacy</w:t>
            </w:r>
          </w:p>
        </w:tc>
        <w:tc>
          <w:tcPr>
            <w:tcW w:w="2845" w:type="dxa"/>
          </w:tcPr>
          <w:p w14:paraId="142D637A">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Automated/Data Lake</w:t>
            </w:r>
            <w:r>
              <w:rPr>
                <w:rFonts w:hint="default" w:ascii="Times New Roman" w:hAnsi="Times New Roman" w:eastAsia="SimSun"/>
                <w:sz w:val="24"/>
                <w:szCs w:val="24"/>
                <w:lang w:val="en-US" w:eastAsia="en-US"/>
              </w:rPr>
              <w:t>.</w:t>
            </w:r>
          </w:p>
        </w:tc>
      </w:tr>
      <w:tr w14:paraId="31AFD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8146F00">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Fraud Detection Speed</w:t>
            </w:r>
          </w:p>
        </w:tc>
        <w:tc>
          <w:tcPr>
            <w:tcW w:w="2842" w:type="dxa"/>
          </w:tcPr>
          <w:p w14:paraId="52F33D06">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Delayed.</w:t>
            </w:r>
          </w:p>
        </w:tc>
        <w:tc>
          <w:tcPr>
            <w:tcW w:w="2845" w:type="dxa"/>
          </w:tcPr>
          <w:p w14:paraId="5878E9D7">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Real-time </w:t>
            </w:r>
            <w:r>
              <w:rPr>
                <w:rFonts w:ascii="Times New Roman" w:hAnsi="Times New Roman" w:eastAsia="SimSun"/>
                <w:sz w:val="24"/>
                <w:szCs w:val="24"/>
                <w:lang w:eastAsia="en-US"/>
              </w:rPr>
              <w:t>(Naoufal, 2024).</w:t>
            </w:r>
          </w:p>
        </w:tc>
      </w:tr>
      <w:tr w14:paraId="5336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18DBF99">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Scalability</w:t>
            </w:r>
          </w:p>
        </w:tc>
        <w:tc>
          <w:tcPr>
            <w:tcW w:w="2842" w:type="dxa"/>
          </w:tcPr>
          <w:p w14:paraId="75FC22ED">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Limited.</w:t>
            </w:r>
          </w:p>
        </w:tc>
        <w:tc>
          <w:tcPr>
            <w:tcW w:w="2845" w:type="dxa"/>
          </w:tcPr>
          <w:p w14:paraId="64D4CFD6">
            <w:pPr>
              <w:widowControl w:val="0"/>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High </w:t>
            </w:r>
            <w:r>
              <w:rPr>
                <w:rFonts w:ascii="Times New Roman" w:hAnsi="Times New Roman" w:eastAsia="SimSun"/>
                <w:sz w:val="24"/>
                <w:szCs w:val="24"/>
                <w:lang w:eastAsia="en-US"/>
              </w:rPr>
              <w:t>(Oko-Odion &amp; Udoh, 2024).</w:t>
            </w:r>
          </w:p>
        </w:tc>
      </w:tr>
    </w:tbl>
    <w:p w14:paraId="6278DB2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17D17C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Table 3: Comparative Organizational Readiness Across Audit Models</w:t>
      </w:r>
    </w:p>
    <w:p w14:paraId="1963F5C5">
      <w:pPr>
        <w:spacing w:line="360" w:lineRule="auto"/>
        <w:jc w:val="both"/>
        <w:rPr>
          <w:rFonts w:ascii="Times New Roman" w:hAnsi="Times New Roman" w:cs="Times New Roman"/>
          <w:sz w:val="24"/>
          <w:szCs w:val="24"/>
        </w:rPr>
      </w:pPr>
      <w:r>
        <w:rPr>
          <w:rFonts w:ascii="Times New Roman" w:hAnsi="Times New Roman"/>
          <w:sz w:val="24"/>
          <w:szCs w:val="24"/>
        </w:rPr>
        <w:t xml:space="preserve">Conventional audits prioritize accounting proficiency yet exhibit a deficiency in data literacy. </w:t>
      </w:r>
      <w:r>
        <w:rPr>
          <w:rFonts w:hint="default" w:ascii="Times New Roman" w:hAnsi="Times New Roman"/>
          <w:sz w:val="24"/>
          <w:szCs w:val="24"/>
          <w:lang w:val="en-US"/>
        </w:rPr>
        <w:t xml:space="preserve">On the other hand, </w:t>
      </w:r>
      <w:r>
        <w:rPr>
          <w:rFonts w:ascii="Times New Roman" w:hAnsi="Times New Roman"/>
          <w:sz w:val="24"/>
          <w:szCs w:val="24"/>
        </w:rPr>
        <w:t>analytics-driven solutions require a combination of expertise in finance and data science. Organizations without focused recruitment or training may implement tools but struggle to extract meaningful diagnostic insights.O</w:t>
      </w:r>
      <w:r>
        <w:rPr>
          <w:rFonts w:hint="default" w:ascii="Times New Roman" w:hAnsi="Times New Roman"/>
          <w:sz w:val="24"/>
          <w:szCs w:val="24"/>
          <w:lang w:val="en-US"/>
        </w:rPr>
        <w:t>ld</w:t>
      </w:r>
      <w:r>
        <w:rPr>
          <w:rFonts w:ascii="Times New Roman" w:hAnsi="Times New Roman"/>
          <w:sz w:val="24"/>
          <w:szCs w:val="24"/>
        </w:rPr>
        <w:t xml:space="preserve"> infrastructure presents an additional limitation. Numerous companies utilize isolated, antiquated systems that compromise data integrity and restrict anomaly detection. Integrated platforms featuring real-time data streams augment continuous auditing and fraud simulation capabilities.Scalability further distinguishes models. Manual audits operate within the bounds of human capacity whereas analytics-driven systems offer modularity and scalability. Following implementation, expansion across organizational units incurs minimal additional resource investment.</w:t>
      </w:r>
    </w:p>
    <w:p w14:paraId="2AD84EE0">
      <w:pPr>
        <w:jc w:val="both"/>
        <w:rPr>
          <w:rFonts w:ascii="Times New Roman" w:hAnsi="Times New Roman"/>
          <w:sz w:val="24"/>
          <w:szCs w:val="24"/>
        </w:rPr>
      </w:pPr>
    </w:p>
    <w:p w14:paraId="4756A5B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3.6. Workflow Efficacy and Governance Alignment</w:t>
      </w:r>
    </w:p>
    <w:p w14:paraId="62203C1D">
      <w:pPr>
        <w:spacing w:line="360" w:lineRule="auto"/>
        <w:jc w:val="both"/>
        <w:rPr>
          <w:rFonts w:ascii="Times New Roman" w:hAnsi="Times New Roman"/>
          <w:sz w:val="24"/>
          <w:szCs w:val="24"/>
        </w:rPr>
      </w:pPr>
      <w:r>
        <w:rPr>
          <w:rFonts w:ascii="Times New Roman" w:hAnsi="Times New Roman"/>
          <w:sz w:val="24"/>
          <w:szCs w:val="24"/>
        </w:rPr>
        <w:t>Integrating analytics into the audit phases accelerates procedural efficiency and strategic responsiveness. The audit process has five interconnected phases</w:t>
      </w:r>
      <w:r>
        <w:rPr>
          <w:rFonts w:hint="default" w:ascii="Times New Roman" w:hAnsi="Times New Roman"/>
          <w:sz w:val="24"/>
          <w:szCs w:val="24"/>
          <w:lang w:val="en-US"/>
        </w:rPr>
        <w:t xml:space="preserve"> such as</w:t>
      </w:r>
      <w:r>
        <w:rPr>
          <w:rFonts w:ascii="Times New Roman" w:hAnsi="Times New Roman"/>
          <w:sz w:val="24"/>
          <w:szCs w:val="24"/>
        </w:rPr>
        <w:t xml:space="preserve"> data collecting, data preparation, modelling, risk assessment and red-flag generation (Ruhnke, 2023). Instead of acting as a strict linear progression, these </w:t>
      </w:r>
      <w:r>
        <w:rPr>
          <w:rFonts w:hint="default" w:ascii="Times New Roman" w:hAnsi="Times New Roman"/>
          <w:sz w:val="24"/>
          <w:szCs w:val="24"/>
          <w:lang w:val="en-US"/>
        </w:rPr>
        <w:t>stages</w:t>
      </w:r>
      <w:r>
        <w:rPr>
          <w:rFonts w:ascii="Times New Roman" w:hAnsi="Times New Roman"/>
          <w:sz w:val="24"/>
          <w:szCs w:val="24"/>
        </w:rPr>
        <w:t xml:space="preserve"> function inside a flexible feedback loop where insights from subsequent stages enhance and improve earlier processes.</w:t>
      </w:r>
    </w:p>
    <w:p w14:paraId="09AF0E3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 preparation remains the most demanding </w:t>
      </w:r>
      <w:r>
        <w:rPr>
          <w:rFonts w:ascii="Times New Roman" w:hAnsi="Times New Roman" w:cs="Times New Roman"/>
          <w:sz w:val="24"/>
          <w:szCs w:val="24"/>
          <w:lang w:val="en-US"/>
        </w:rPr>
        <w:t>cycle</w:t>
      </w:r>
      <w:r>
        <w:rPr>
          <w:rFonts w:hint="default" w:ascii="Times New Roman" w:hAnsi="Times New Roman" w:cs="Times New Roman"/>
          <w:sz w:val="24"/>
          <w:szCs w:val="24"/>
          <w:lang w:val="en-US"/>
        </w:rPr>
        <w:t xml:space="preserve"> </w:t>
      </w:r>
      <w:r>
        <w:rPr>
          <w:rFonts w:ascii="Times New Roman" w:hAnsi="Times New Roman" w:cs="Times New Roman"/>
          <w:sz w:val="24"/>
          <w:szCs w:val="24"/>
        </w:rPr>
        <w:t>in terms of time and resource allocation, often representing nearly half of the overall effort. This phase involves multiple tasks, including data cleaning, normalization,</w:t>
      </w:r>
      <w:r>
        <w:rPr>
          <w:rFonts w:hint="default" w:ascii="Times New Roman" w:hAnsi="Times New Roman" w:cs="Times New Roman"/>
          <w:sz w:val="24"/>
          <w:szCs w:val="24"/>
          <w:lang w:val="en-US"/>
        </w:rPr>
        <w:t xml:space="preserve"> record consolidation</w:t>
      </w:r>
      <w:r>
        <w:rPr>
          <w:rFonts w:ascii="Times New Roman" w:hAnsi="Times New Roman" w:cs="Times New Roman"/>
          <w:sz w:val="24"/>
          <w:szCs w:val="24"/>
        </w:rPr>
        <w:t xml:space="preserve"> and classification</w:t>
      </w:r>
      <w:r>
        <w:rPr>
          <w:rFonts w:hint="default" w:ascii="Times New Roman" w:hAnsi="Times New Roman" w:cs="Times New Roman"/>
          <w:sz w:val="24"/>
          <w:szCs w:val="24"/>
          <w:lang w:val="en-US"/>
        </w:rPr>
        <w:t xml:space="preserve"> and </w:t>
      </w:r>
      <w:r>
        <w:rPr>
          <w:rFonts w:ascii="Times New Roman" w:hAnsi="Times New Roman" w:cs="Times New Roman"/>
          <w:sz w:val="24"/>
          <w:szCs w:val="24"/>
        </w:rPr>
        <w:t xml:space="preserve">each of </w:t>
      </w:r>
      <w:r>
        <w:rPr>
          <w:rFonts w:hint="default" w:ascii="Times New Roman" w:hAnsi="Times New Roman" w:cs="Times New Roman"/>
          <w:sz w:val="24"/>
          <w:szCs w:val="24"/>
          <w:lang w:val="en-US"/>
        </w:rPr>
        <w:t>the steps</w:t>
      </w:r>
      <w:r>
        <w:rPr>
          <w:rFonts w:ascii="Times New Roman" w:hAnsi="Times New Roman" w:cs="Times New Roman"/>
          <w:sz w:val="24"/>
          <w:szCs w:val="24"/>
        </w:rPr>
        <w:t xml:space="preserve"> significantly influences the accuracy and performance of analytical models </w:t>
      </w:r>
      <w:r>
        <w:rPr>
          <w:rFonts w:ascii="Times New Roman" w:hAnsi="Times New Roman"/>
          <w:sz w:val="24"/>
          <w:szCs w:val="24"/>
        </w:rPr>
        <w:t>(Joshi &amp; Patel, 2021)</w:t>
      </w:r>
      <w:r>
        <w:rPr>
          <w:rFonts w:ascii="Times New Roman" w:hAnsi="Times New Roman" w:cs="Times New Roman"/>
          <w:sz w:val="24"/>
          <w:szCs w:val="24"/>
        </w:rPr>
        <w:t xml:space="preserve">. To </w:t>
      </w:r>
      <w:r>
        <w:rPr>
          <w:rFonts w:hint="default" w:ascii="Times New Roman" w:hAnsi="Times New Roman" w:cs="Times New Roman"/>
          <w:sz w:val="24"/>
          <w:szCs w:val="24"/>
          <w:lang w:val="en-US"/>
        </w:rPr>
        <w:t xml:space="preserve">enhance </w:t>
      </w:r>
      <w:r>
        <w:rPr>
          <w:rFonts w:ascii="Times New Roman" w:hAnsi="Times New Roman" w:cs="Times New Roman"/>
          <w:sz w:val="24"/>
          <w:szCs w:val="24"/>
        </w:rPr>
        <w:t xml:space="preserve">these operations, many organizations have begun to implement automation technologies </w:t>
      </w:r>
      <w:r>
        <w:rPr>
          <w:rFonts w:hint="default" w:ascii="Times New Roman" w:hAnsi="Times New Roman" w:cs="Times New Roman"/>
          <w:sz w:val="24"/>
          <w:szCs w:val="24"/>
          <w:lang w:val="en-US"/>
        </w:rPr>
        <w:t xml:space="preserve">such as </w:t>
      </w:r>
      <w:r>
        <w:rPr>
          <w:rFonts w:ascii="Times New Roman" w:hAnsi="Times New Roman" w:cs="Times New Roman"/>
          <w:sz w:val="24"/>
          <w:szCs w:val="24"/>
        </w:rPr>
        <w:t xml:space="preserve">robotic process automation, extract-transform-load pipelines and advanced data wrangling systems </w:t>
      </w:r>
      <w:r>
        <w:rPr>
          <w:rFonts w:ascii="Times New Roman" w:hAnsi="Times New Roman"/>
          <w:sz w:val="24"/>
          <w:szCs w:val="24"/>
        </w:rPr>
        <w:t>(Vajpayee, 2023)</w:t>
      </w:r>
      <w:r>
        <w:rPr>
          <w:rFonts w:ascii="Times New Roman" w:hAnsi="Times New Roman" w:cs="Times New Roman"/>
          <w:sz w:val="24"/>
          <w:szCs w:val="24"/>
        </w:rPr>
        <w:t xml:space="preserve">. These solutions minimize manual effort while </w:t>
      </w:r>
      <w:r>
        <w:rPr>
          <w:rFonts w:hint="default" w:ascii="Times New Roman" w:hAnsi="Times New Roman" w:cs="Times New Roman"/>
          <w:sz w:val="24"/>
          <w:szCs w:val="24"/>
          <w:lang w:val="en-US"/>
        </w:rPr>
        <w:t xml:space="preserve">increasing </w:t>
      </w:r>
      <w:r>
        <w:rPr>
          <w:rFonts w:ascii="Times New Roman" w:hAnsi="Times New Roman" w:cs="Times New Roman"/>
          <w:sz w:val="24"/>
          <w:szCs w:val="24"/>
        </w:rPr>
        <w:t>data quality and consistency.</w:t>
      </w:r>
    </w:p>
    <w:p w14:paraId="1BBFFF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risk scoring </w:t>
      </w:r>
      <w:r>
        <w:rPr>
          <w:rFonts w:hint="default" w:ascii="Times New Roman" w:hAnsi="Times New Roman" w:cs="Times New Roman"/>
          <w:sz w:val="24"/>
          <w:szCs w:val="24"/>
          <w:lang w:val="en-US"/>
        </w:rPr>
        <w:t>stage</w:t>
      </w:r>
      <w:r>
        <w:rPr>
          <w:rFonts w:ascii="Times New Roman" w:hAnsi="Times New Roman" w:cs="Times New Roman"/>
          <w:sz w:val="24"/>
          <w:szCs w:val="24"/>
        </w:rPr>
        <w:t xml:space="preserve"> </w:t>
      </w:r>
      <w:r>
        <w:rPr>
          <w:rFonts w:hint="default" w:ascii="Times New Roman" w:hAnsi="Times New Roman" w:cs="Times New Roman"/>
          <w:sz w:val="24"/>
          <w:szCs w:val="24"/>
          <w:lang w:val="en-US"/>
        </w:rPr>
        <w:t>plays</w:t>
      </w:r>
      <w:r>
        <w:rPr>
          <w:rFonts w:ascii="Times New Roman" w:hAnsi="Times New Roman" w:cs="Times New Roman"/>
          <w:sz w:val="24"/>
          <w:szCs w:val="24"/>
        </w:rPr>
        <w:t xml:space="preserve"> a </w:t>
      </w:r>
      <w:r>
        <w:rPr>
          <w:rFonts w:hint="default" w:ascii="Times New Roman" w:hAnsi="Times New Roman" w:cs="Times New Roman"/>
          <w:sz w:val="24"/>
          <w:szCs w:val="24"/>
          <w:lang w:val="en-US"/>
        </w:rPr>
        <w:t xml:space="preserve">vital </w:t>
      </w:r>
      <w:r>
        <w:rPr>
          <w:rFonts w:ascii="Times New Roman" w:hAnsi="Times New Roman" w:cs="Times New Roman"/>
          <w:sz w:val="24"/>
          <w:szCs w:val="24"/>
        </w:rPr>
        <w:t xml:space="preserve">role in prioritizing audit activities. Anomalies are evaluated based on parameters like severity, frequency and potential financial impact. The resulting risk scores guide auditors in directing resources toward high-priority cases. Incidents that exceed defined thresholds are escalated for detailed forensic investigation or submitted to senior management for immediate review and intervention </w:t>
      </w:r>
      <w:r>
        <w:rPr>
          <w:rFonts w:ascii="Times New Roman" w:hAnsi="Times New Roman"/>
          <w:sz w:val="24"/>
          <w:szCs w:val="24"/>
        </w:rPr>
        <w:t>(Henriques, 2024)</w:t>
      </w:r>
      <w:r>
        <w:rPr>
          <w:rFonts w:ascii="Times New Roman" w:hAnsi="Times New Roman" w:cs="Times New Roman"/>
          <w:sz w:val="24"/>
          <w:szCs w:val="24"/>
        </w:rPr>
        <w:t>.</w:t>
      </w:r>
    </w:p>
    <w:p w14:paraId="2FB06D2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Effective governance alignment ensures that analytical outputs are translated into actionable institutional improvements </w:t>
      </w:r>
      <w:r>
        <w:rPr>
          <w:rFonts w:ascii="Times New Roman" w:hAnsi="Times New Roman"/>
          <w:sz w:val="24"/>
          <w:szCs w:val="24"/>
        </w:rPr>
        <w:t>(Carreño, 2024)</w:t>
      </w:r>
      <w:r>
        <w:rPr>
          <w:rFonts w:ascii="Times New Roman" w:hAnsi="Times New Roman" w:cs="Times New Roman"/>
          <w:sz w:val="24"/>
          <w:szCs w:val="24"/>
        </w:rPr>
        <w:t xml:space="preserve">. Patterns identified in the red-flag phase are used to inform upstream decisions and policy revisions. For example, </w:t>
      </w:r>
      <w:r>
        <w:rPr>
          <w:rFonts w:hint="default" w:ascii="Times New Roman" w:hAnsi="Times New Roman" w:cs="Times New Roman"/>
          <w:sz w:val="24"/>
          <w:szCs w:val="24"/>
          <w:lang w:val="en-US"/>
        </w:rPr>
        <w:t xml:space="preserve">consistent </w:t>
      </w:r>
      <w:r>
        <w:rPr>
          <w:rFonts w:ascii="Times New Roman" w:hAnsi="Times New Roman" w:cs="Times New Roman"/>
          <w:sz w:val="24"/>
          <w:szCs w:val="24"/>
        </w:rPr>
        <w:t xml:space="preserve">indicators of procurement-related irregularities may prompt changes in vendor selection protocols, contract approval workflows or oversight mechanisms </w:t>
      </w:r>
      <w:r>
        <w:rPr>
          <w:rFonts w:ascii="Times New Roman" w:hAnsi="Times New Roman"/>
          <w:sz w:val="24"/>
          <w:szCs w:val="24"/>
        </w:rPr>
        <w:t>(Sarkola, 2023</w:t>
      </w:r>
      <w:r>
        <w:rPr>
          <w:rFonts w:ascii="Times New Roman" w:hAnsi="Times New Roman" w:cs="Times New Roman"/>
          <w:sz w:val="24"/>
          <w:szCs w:val="24"/>
        </w:rPr>
        <w:t xml:space="preserve">. By </w:t>
      </w:r>
      <w:r>
        <w:rPr>
          <w:rFonts w:hint="default" w:ascii="Times New Roman" w:hAnsi="Times New Roman" w:cs="Times New Roman"/>
          <w:sz w:val="24"/>
          <w:szCs w:val="24"/>
          <w:lang w:val="en-US"/>
        </w:rPr>
        <w:t xml:space="preserve">integrating </w:t>
      </w:r>
      <w:r>
        <w:rPr>
          <w:rFonts w:ascii="Times New Roman" w:hAnsi="Times New Roman" w:cs="Times New Roman"/>
          <w:sz w:val="24"/>
          <w:szCs w:val="24"/>
        </w:rPr>
        <w:t>governance structures within the analytics framework, move from reactive detection to anticipatory risk mitigation and system-wide accountability.</w:t>
      </w:r>
    </w:p>
    <w:p w14:paraId="1E594E43">
      <w:pPr>
        <w:jc w:val="both"/>
        <w:rPr>
          <w:rFonts w:ascii="Times New Roman" w:hAnsi="Times New Roman" w:cs="Times New Roman"/>
          <w:sz w:val="24"/>
          <w:szCs w:val="24"/>
        </w:rPr>
      </w:pPr>
    </w:p>
    <w:p w14:paraId="631C1DEE">
      <w:pPr>
        <w:spacing w:line="360" w:lineRule="auto"/>
        <w:jc w:val="both"/>
        <w:rPr>
          <w:rFonts w:ascii="Times New Roman" w:hAnsi="Times New Roman"/>
          <w:b/>
          <w:bCs/>
          <w:sz w:val="24"/>
          <w:szCs w:val="24"/>
        </w:rPr>
      </w:pPr>
      <w:r>
        <w:rPr>
          <w:rFonts w:ascii="Times New Roman" w:hAnsi="Times New Roman"/>
          <w:b/>
          <w:bCs/>
          <w:sz w:val="24"/>
          <w:szCs w:val="24"/>
        </w:rPr>
        <w:t>3.7. Validation and Forward Pathways</w:t>
      </w:r>
    </w:p>
    <w:p w14:paraId="0564DB74">
      <w:pPr>
        <w:spacing w:line="360" w:lineRule="auto"/>
        <w:jc w:val="both"/>
        <w:rPr>
          <w:rFonts w:hint="default" w:ascii="Times New Roman" w:hAnsi="Times New Roman"/>
          <w:b w:val="0"/>
          <w:bCs w:val="0"/>
          <w:sz w:val="24"/>
          <w:szCs w:val="24"/>
        </w:rPr>
      </w:pPr>
      <w:r>
        <w:rPr>
          <w:rFonts w:hint="default" w:ascii="Times New Roman" w:hAnsi="Times New Roman"/>
          <w:b w:val="0"/>
          <w:bCs w:val="0"/>
          <w:sz w:val="24"/>
          <w:szCs w:val="24"/>
        </w:rPr>
        <w:t xml:space="preserve">Triangulation across academic, professional and forensic fields </w:t>
      </w:r>
      <w:r>
        <w:rPr>
          <w:rFonts w:hint="default" w:ascii="Times New Roman" w:hAnsi="Times New Roman"/>
          <w:b w:val="0"/>
          <w:bCs w:val="0"/>
          <w:sz w:val="24"/>
          <w:szCs w:val="24"/>
          <w:lang w:val="en-US"/>
        </w:rPr>
        <w:t xml:space="preserve">validates </w:t>
      </w:r>
      <w:r>
        <w:rPr>
          <w:rFonts w:hint="default" w:ascii="Times New Roman" w:hAnsi="Times New Roman"/>
          <w:b w:val="0"/>
          <w:bCs w:val="0"/>
          <w:sz w:val="24"/>
          <w:szCs w:val="24"/>
        </w:rPr>
        <w:t xml:space="preserve">that analytical tools improve audit results. Cross-referencing with material from Big Four firms, forensic audit reports and publicly available case analyses provided validation. The previously described performance-enhancing properties of analytics offer crucial context </w:t>
      </w:r>
      <w:r>
        <w:rPr>
          <w:rFonts w:hint="default" w:ascii="Times New Roman" w:hAnsi="Times New Roman"/>
          <w:b w:val="0"/>
          <w:bCs w:val="0"/>
          <w:sz w:val="24"/>
          <w:szCs w:val="24"/>
          <w:lang w:val="en-US"/>
        </w:rPr>
        <w:t>to understand</w:t>
      </w:r>
      <w:r>
        <w:rPr>
          <w:rFonts w:hint="default" w:ascii="Times New Roman" w:hAnsi="Times New Roman"/>
          <w:b w:val="0"/>
          <w:bCs w:val="0"/>
          <w:sz w:val="24"/>
          <w:szCs w:val="24"/>
        </w:rPr>
        <w:t xml:space="preserve"> the subsequent institutional and technical hurdles.</w:t>
      </w:r>
      <w:r>
        <w:rPr>
          <w:rFonts w:hint="default" w:ascii="Times New Roman" w:hAnsi="Times New Roman"/>
          <w:b w:val="0"/>
          <w:bCs w:val="0"/>
          <w:sz w:val="24"/>
          <w:szCs w:val="24"/>
          <w:lang w:val="en-US"/>
        </w:rPr>
        <w:t>However</w:t>
      </w:r>
      <w:r>
        <w:rPr>
          <w:rFonts w:hint="default" w:ascii="Times New Roman" w:hAnsi="Times New Roman"/>
          <w:b w:val="0"/>
          <w:bCs w:val="0"/>
          <w:sz w:val="24"/>
          <w:szCs w:val="24"/>
        </w:rPr>
        <w:t xml:space="preserve"> the trajectory ahead </w:t>
      </w:r>
      <w:r>
        <w:rPr>
          <w:rFonts w:hint="default" w:ascii="Times New Roman" w:hAnsi="Times New Roman"/>
          <w:b w:val="0"/>
          <w:bCs w:val="0"/>
          <w:sz w:val="24"/>
          <w:szCs w:val="24"/>
          <w:lang w:val="en-US"/>
        </w:rPr>
        <w:t xml:space="preserve">requires </w:t>
      </w:r>
      <w:r>
        <w:rPr>
          <w:rFonts w:hint="default" w:ascii="Times New Roman" w:hAnsi="Times New Roman"/>
          <w:b w:val="0"/>
          <w:bCs w:val="0"/>
          <w:sz w:val="24"/>
          <w:szCs w:val="24"/>
        </w:rPr>
        <w:t>confronting enduring constraints. These cover the following areas:</w:t>
      </w:r>
    </w:p>
    <w:p w14:paraId="57396F89">
      <w:pPr>
        <w:numPr>
          <w:ilvl w:val="0"/>
          <w:numId w:val="6"/>
        </w:numPr>
        <w:spacing w:line="360" w:lineRule="auto"/>
        <w:ind w:left="420" w:hanging="420"/>
        <w:jc w:val="both"/>
        <w:rPr>
          <w:rFonts w:hint="default" w:ascii="Times New Roman" w:hAnsi="Times New Roman"/>
          <w:b w:val="0"/>
          <w:bCs w:val="0"/>
          <w:sz w:val="24"/>
          <w:szCs w:val="24"/>
        </w:rPr>
      </w:pPr>
      <w:r>
        <w:rPr>
          <w:rFonts w:hint="default" w:ascii="Times New Roman" w:hAnsi="Times New Roman"/>
          <w:b w:val="0"/>
          <w:bCs w:val="0"/>
          <w:sz w:val="24"/>
          <w:szCs w:val="24"/>
        </w:rPr>
        <w:t>Data interoperability: Improving compatibility across platforms (Mai, 2022).</w:t>
      </w:r>
    </w:p>
    <w:p w14:paraId="046E6417">
      <w:pPr>
        <w:numPr>
          <w:ilvl w:val="0"/>
          <w:numId w:val="6"/>
        </w:numPr>
        <w:spacing w:line="360" w:lineRule="auto"/>
        <w:ind w:left="420" w:hanging="420"/>
        <w:jc w:val="both"/>
        <w:rPr>
          <w:rFonts w:hint="default" w:ascii="Times New Roman" w:hAnsi="Times New Roman"/>
          <w:b w:val="0"/>
          <w:bCs w:val="0"/>
          <w:sz w:val="24"/>
          <w:szCs w:val="24"/>
        </w:rPr>
      </w:pPr>
      <w:r>
        <w:rPr>
          <w:rFonts w:hint="default" w:ascii="Times New Roman" w:hAnsi="Times New Roman"/>
          <w:b w:val="0"/>
          <w:bCs w:val="0"/>
          <w:sz w:val="24"/>
          <w:szCs w:val="24"/>
        </w:rPr>
        <w:t>Training ecosystems: Developing auditor competencies in SQL, Python, and AI interpretability (George, 2022).</w:t>
      </w:r>
    </w:p>
    <w:p w14:paraId="7026A314">
      <w:pPr>
        <w:numPr>
          <w:ilvl w:val="0"/>
          <w:numId w:val="6"/>
        </w:numPr>
        <w:spacing w:line="360" w:lineRule="auto"/>
        <w:ind w:left="420" w:hanging="420"/>
        <w:jc w:val="both"/>
        <w:rPr>
          <w:rFonts w:hint="default" w:ascii="Times New Roman" w:hAnsi="Times New Roman"/>
          <w:b w:val="0"/>
          <w:bCs w:val="0"/>
          <w:sz w:val="24"/>
          <w:szCs w:val="24"/>
        </w:rPr>
      </w:pPr>
      <w:r>
        <w:rPr>
          <w:rFonts w:hint="default" w:ascii="Times New Roman" w:hAnsi="Times New Roman"/>
          <w:b w:val="0"/>
          <w:bCs w:val="0"/>
          <w:sz w:val="24"/>
          <w:szCs w:val="24"/>
        </w:rPr>
        <w:t>Regulatory clarity: Establishing worldwide standards for algorithmic audits and understandable artificial intelligence in assurance (Akula &amp; Garibay, 2021).</w:t>
      </w:r>
    </w:p>
    <w:p w14:paraId="3EE477F7">
      <w:pPr>
        <w:spacing w:line="360" w:lineRule="auto"/>
        <w:jc w:val="both"/>
        <w:rPr>
          <w:rFonts w:ascii="Times New Roman" w:hAnsi="Times New Roman"/>
          <w:b/>
          <w:bCs/>
          <w:sz w:val="24"/>
          <w:szCs w:val="24"/>
        </w:rPr>
      </w:pPr>
      <w:r>
        <w:rPr>
          <w:rFonts w:hint="default" w:ascii="Times New Roman" w:hAnsi="Times New Roman"/>
          <w:b w:val="0"/>
          <w:bCs w:val="0"/>
          <w:sz w:val="24"/>
          <w:szCs w:val="24"/>
        </w:rPr>
        <w:t>Collaboration across disciplines is crucial. Audit teams must collaborate with IT, data science, legal and compliance departments to create comprehensive fraud detection solutions. Furthermore, real-time simulation environments, or "fraud sandboxes" may facilitate the testing of algorithmic models without legal or ethical dilemmas. Implementing structured feedback mechanisms between auditors and model developers can enhance model validity and mitigate bias over time.</w:t>
      </w:r>
    </w:p>
    <w:p w14:paraId="0610C595">
      <w:pPr>
        <w:spacing w:line="360" w:lineRule="auto"/>
        <w:jc w:val="both"/>
        <w:rPr>
          <w:rFonts w:ascii="Times New Roman" w:hAnsi="Times New Roman"/>
          <w:b/>
          <w:bCs/>
          <w:sz w:val="24"/>
          <w:szCs w:val="24"/>
        </w:rPr>
      </w:pPr>
    </w:p>
    <w:p w14:paraId="6C04F64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 Conclusion and Policy Recommendations</w:t>
      </w:r>
    </w:p>
    <w:p w14:paraId="1568EB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4.1. Conclusion</w:t>
      </w:r>
    </w:p>
    <w:p w14:paraId="33BC98FA">
      <w:pPr>
        <w:spacing w:line="360" w:lineRule="auto"/>
        <w:jc w:val="both"/>
        <w:rPr>
          <w:rFonts w:hint="default" w:ascii="Times New Roman" w:hAnsi="Times New Roman"/>
          <w:sz w:val="24"/>
          <w:szCs w:val="24"/>
        </w:rPr>
      </w:pPr>
      <w:r>
        <w:rPr>
          <w:rFonts w:hint="default" w:ascii="Times New Roman" w:hAnsi="Times New Roman"/>
          <w:sz w:val="24"/>
          <w:szCs w:val="24"/>
        </w:rPr>
        <w:t xml:space="preserve">This research examines the impact of business analytics on audit and fraud detection </w:t>
      </w:r>
      <w:r>
        <w:rPr>
          <w:rFonts w:hint="default" w:ascii="Times New Roman" w:hAnsi="Times New Roman"/>
          <w:sz w:val="24"/>
          <w:szCs w:val="24"/>
          <w:lang w:val="en-US"/>
        </w:rPr>
        <w:t xml:space="preserve">in the </w:t>
      </w:r>
      <w:r>
        <w:rPr>
          <w:rFonts w:hint="default" w:ascii="Times New Roman" w:hAnsi="Times New Roman"/>
          <w:sz w:val="24"/>
          <w:szCs w:val="24"/>
        </w:rPr>
        <w:t xml:space="preserve"> </w:t>
      </w:r>
      <w:r>
        <w:rPr>
          <w:rFonts w:hint="default" w:ascii="Times New Roman" w:hAnsi="Times New Roman"/>
          <w:sz w:val="24"/>
          <w:szCs w:val="24"/>
          <w:lang w:val="en-US"/>
        </w:rPr>
        <w:t xml:space="preserve">different </w:t>
      </w:r>
      <w:r>
        <w:rPr>
          <w:rFonts w:hint="default" w:ascii="Times New Roman" w:hAnsi="Times New Roman"/>
          <w:sz w:val="24"/>
          <w:szCs w:val="24"/>
        </w:rPr>
        <w:t>institutional contexts. Data-driven method</w:t>
      </w:r>
      <w:r>
        <w:rPr>
          <w:rFonts w:hint="default" w:ascii="Times New Roman" w:hAnsi="Times New Roman"/>
          <w:sz w:val="24"/>
          <w:szCs w:val="24"/>
          <w:lang w:val="en-US"/>
        </w:rPr>
        <w:t>s</w:t>
      </w:r>
      <w:r>
        <w:rPr>
          <w:rFonts w:hint="default" w:ascii="Times New Roman" w:hAnsi="Times New Roman"/>
          <w:sz w:val="24"/>
          <w:szCs w:val="24"/>
        </w:rPr>
        <w:t xml:space="preserve"> </w:t>
      </w:r>
      <w:r>
        <w:rPr>
          <w:rFonts w:hint="default" w:ascii="Times New Roman" w:hAnsi="Times New Roman"/>
          <w:sz w:val="24"/>
          <w:szCs w:val="24"/>
          <w:lang w:val="en-US"/>
        </w:rPr>
        <w:t xml:space="preserve">help businesses </w:t>
      </w:r>
      <w:r>
        <w:rPr>
          <w:rFonts w:hint="default" w:ascii="Times New Roman" w:hAnsi="Times New Roman"/>
          <w:sz w:val="24"/>
          <w:szCs w:val="24"/>
        </w:rPr>
        <w:t xml:space="preserve">to shift from conventional retrospective practices to real-time, predictive and risk-oriented auditing. This study's analytical maturity model </w:t>
      </w:r>
      <w:r>
        <w:rPr>
          <w:rFonts w:hint="default" w:ascii="Times New Roman" w:hAnsi="Times New Roman"/>
          <w:sz w:val="24"/>
          <w:szCs w:val="24"/>
          <w:lang w:val="en-US"/>
        </w:rPr>
        <w:t xml:space="preserve">shows </w:t>
      </w:r>
      <w:r>
        <w:rPr>
          <w:rFonts w:hint="default" w:ascii="Times New Roman" w:hAnsi="Times New Roman"/>
          <w:sz w:val="24"/>
          <w:szCs w:val="24"/>
        </w:rPr>
        <w:t>the evolution from fundamental descriptive tools to sophisticated prescriptive systems</w:t>
      </w:r>
      <w:r>
        <w:rPr>
          <w:rFonts w:hint="default" w:ascii="Times New Roman" w:hAnsi="Times New Roman"/>
          <w:sz w:val="24"/>
          <w:szCs w:val="24"/>
          <w:lang w:val="en-US"/>
        </w:rPr>
        <w:t xml:space="preserve"> that </w:t>
      </w:r>
      <w:r>
        <w:rPr>
          <w:rFonts w:hint="default" w:ascii="Times New Roman" w:hAnsi="Times New Roman"/>
          <w:sz w:val="24"/>
          <w:szCs w:val="24"/>
        </w:rPr>
        <w:t xml:space="preserve">showcasing substantial improvements in anomaly detection accuracy and fraud prevention results. The assessment of tool-specific implementations </w:t>
      </w:r>
      <w:r>
        <w:rPr>
          <w:rFonts w:hint="default" w:ascii="Times New Roman" w:hAnsi="Times New Roman"/>
          <w:sz w:val="24"/>
          <w:szCs w:val="24"/>
          <w:lang w:val="en-US"/>
        </w:rPr>
        <w:t>depicts</w:t>
      </w:r>
      <w:r>
        <w:rPr>
          <w:rFonts w:hint="default" w:ascii="Times New Roman" w:hAnsi="Times New Roman"/>
          <w:sz w:val="24"/>
          <w:szCs w:val="24"/>
        </w:rPr>
        <w:t xml:space="preserve"> the </w:t>
      </w:r>
      <w:r>
        <w:rPr>
          <w:rFonts w:hint="default" w:ascii="Times New Roman" w:hAnsi="Times New Roman"/>
          <w:sz w:val="24"/>
          <w:szCs w:val="24"/>
          <w:lang w:val="en-US"/>
        </w:rPr>
        <w:t xml:space="preserve">complex </w:t>
      </w:r>
      <w:r>
        <w:rPr>
          <w:rFonts w:hint="default" w:ascii="Times New Roman" w:hAnsi="Times New Roman"/>
          <w:sz w:val="24"/>
          <w:szCs w:val="24"/>
        </w:rPr>
        <w:t xml:space="preserve">trade-offs among usability, deception modelling efficacy, visualization features and institutional preparedness. The </w:t>
      </w:r>
      <w:r>
        <w:rPr>
          <w:rFonts w:hint="default" w:ascii="Times New Roman" w:hAnsi="Times New Roman"/>
          <w:sz w:val="24"/>
          <w:szCs w:val="24"/>
          <w:lang w:val="en-US"/>
        </w:rPr>
        <w:t xml:space="preserve">structural analysis </w:t>
      </w:r>
      <w:r>
        <w:rPr>
          <w:rFonts w:hint="default" w:ascii="Times New Roman" w:hAnsi="Times New Roman"/>
          <w:sz w:val="24"/>
          <w:szCs w:val="24"/>
        </w:rPr>
        <w:t xml:space="preserve">of red-flag indicators </w:t>
      </w:r>
      <w:r>
        <w:rPr>
          <w:rFonts w:hint="default" w:ascii="Times New Roman" w:hAnsi="Times New Roman"/>
          <w:sz w:val="24"/>
          <w:szCs w:val="24"/>
          <w:lang w:val="en-US"/>
        </w:rPr>
        <w:t>reinforces</w:t>
      </w:r>
      <w:r>
        <w:rPr>
          <w:rFonts w:hint="default" w:ascii="Times New Roman" w:hAnsi="Times New Roman"/>
          <w:sz w:val="24"/>
          <w:szCs w:val="24"/>
        </w:rPr>
        <w:t xml:space="preserve"> the necessity of classifying fraud symptoms based on their data complexity and contextual traceability. Sectoral analysis indicates significant disparities in adoption, shaped by regulatory precision, technological proficiency and organizational agendas. Comparative frameworks demonstrate that analytics-driven audits provide </w:t>
      </w:r>
      <w:r>
        <w:rPr>
          <w:rFonts w:hint="default" w:ascii="Times New Roman" w:hAnsi="Times New Roman"/>
          <w:sz w:val="24"/>
          <w:szCs w:val="24"/>
          <w:lang w:val="en-US"/>
        </w:rPr>
        <w:t>expanded scope</w:t>
      </w:r>
      <w:r>
        <w:rPr>
          <w:rFonts w:hint="default" w:ascii="Times New Roman" w:hAnsi="Times New Roman"/>
          <w:sz w:val="24"/>
          <w:szCs w:val="24"/>
        </w:rPr>
        <w:t>, immediate reactivity and risk traceability</w:t>
      </w:r>
      <w:r>
        <w:rPr>
          <w:rFonts w:hint="default" w:ascii="Times New Roman" w:hAnsi="Times New Roman"/>
          <w:sz w:val="24"/>
          <w:szCs w:val="24"/>
          <w:lang w:val="en-US"/>
        </w:rPr>
        <w:t xml:space="preserve"> that are</w:t>
      </w:r>
      <w:r>
        <w:rPr>
          <w:rFonts w:hint="default" w:ascii="Times New Roman" w:hAnsi="Times New Roman"/>
          <w:sz w:val="24"/>
          <w:szCs w:val="24"/>
        </w:rPr>
        <w:t xml:space="preserve"> establishing them as essential tools in contemporary assurance ecosystems. Despite these edges, enduring issues persist. These </w:t>
      </w:r>
      <w:r>
        <w:rPr>
          <w:rFonts w:hint="default" w:ascii="Times New Roman" w:hAnsi="Times New Roman"/>
          <w:sz w:val="24"/>
          <w:szCs w:val="24"/>
          <w:lang w:val="en-US"/>
        </w:rPr>
        <w:t>illustrate</w:t>
      </w:r>
      <w:r>
        <w:rPr>
          <w:rFonts w:hint="default" w:ascii="Times New Roman" w:hAnsi="Times New Roman"/>
          <w:sz w:val="24"/>
          <w:szCs w:val="24"/>
        </w:rPr>
        <w:t xml:space="preserve"> infrastructure fragmentation expertise deficiencies among audit professionals</w:t>
      </w:r>
      <w:r>
        <w:rPr>
          <w:rFonts w:hint="default" w:ascii="Times New Roman" w:hAnsi="Times New Roman"/>
          <w:sz w:val="24"/>
          <w:szCs w:val="24"/>
          <w:lang w:val="en-US"/>
        </w:rPr>
        <w:t xml:space="preserve"> </w:t>
      </w:r>
      <w:r>
        <w:rPr>
          <w:rFonts w:hint="default" w:ascii="Times New Roman" w:hAnsi="Times New Roman"/>
          <w:sz w:val="24"/>
          <w:szCs w:val="24"/>
        </w:rPr>
        <w:t>and ethical concerns about algorithmic bias and transparency.</w:t>
      </w:r>
    </w:p>
    <w:p w14:paraId="1EBE82E9">
      <w:pPr>
        <w:spacing w:line="360" w:lineRule="auto"/>
        <w:jc w:val="both"/>
        <w:rPr>
          <w:rFonts w:ascii="Times New Roman" w:hAnsi="Times New Roman" w:cs="Times New Roman"/>
          <w:b/>
          <w:bCs/>
          <w:sz w:val="24"/>
          <w:szCs w:val="24"/>
        </w:rPr>
      </w:pPr>
      <w:r>
        <w:rPr>
          <w:rFonts w:hint="default" w:ascii="Times New Roman" w:hAnsi="Times New Roman"/>
          <w:sz w:val="24"/>
          <w:szCs w:val="24"/>
        </w:rPr>
        <w:t xml:space="preserve">This research enhances audit theory by </w:t>
      </w:r>
      <w:r>
        <w:rPr>
          <w:rFonts w:hint="default" w:ascii="Times New Roman" w:hAnsi="Times New Roman"/>
          <w:sz w:val="24"/>
          <w:szCs w:val="24"/>
          <w:lang w:val="en-US"/>
        </w:rPr>
        <w:t>showing</w:t>
      </w:r>
      <w:r>
        <w:rPr>
          <w:rFonts w:hint="default" w:ascii="Times New Roman" w:hAnsi="Times New Roman"/>
          <w:sz w:val="24"/>
          <w:szCs w:val="24"/>
        </w:rPr>
        <w:t xml:space="preserve"> how business analytics may convert conventional audits into real-time, risk-oriented systems. It contributes to the literature by systematically compiling and comparing audit tools</w:t>
      </w:r>
      <w:r>
        <w:rPr>
          <w:rFonts w:hint="default" w:ascii="Times New Roman" w:hAnsi="Times New Roman"/>
          <w:sz w:val="24"/>
          <w:szCs w:val="24"/>
          <w:lang w:val="en-US"/>
        </w:rPr>
        <w:t xml:space="preserve"> by</w:t>
      </w:r>
      <w:r>
        <w:rPr>
          <w:rFonts w:hint="default" w:ascii="Times New Roman" w:hAnsi="Times New Roman"/>
          <w:sz w:val="24"/>
          <w:szCs w:val="24"/>
        </w:rPr>
        <w:t xml:space="preserve"> categorizing red-flag signs and examining sector-specific issues. It also provides a coherent framework that connects analytics, governance and fraud detection. These contributions assist scholars and professionals </w:t>
      </w:r>
      <w:r>
        <w:rPr>
          <w:rFonts w:hint="default" w:ascii="Times New Roman" w:hAnsi="Times New Roman"/>
          <w:sz w:val="24"/>
          <w:szCs w:val="24"/>
          <w:lang w:val="en-US"/>
        </w:rPr>
        <w:t>to understand</w:t>
      </w:r>
      <w:r>
        <w:rPr>
          <w:rFonts w:hint="default" w:ascii="Times New Roman" w:hAnsi="Times New Roman"/>
          <w:sz w:val="24"/>
          <w:szCs w:val="24"/>
        </w:rPr>
        <w:t xml:space="preserve"> the application of audit analytics in practical contexts and facilitate further inquiries into </w:t>
      </w:r>
      <w:r>
        <w:rPr>
          <w:rFonts w:hint="default" w:ascii="Times New Roman" w:hAnsi="Times New Roman"/>
          <w:sz w:val="24"/>
          <w:szCs w:val="24"/>
          <w:lang w:val="en-US"/>
        </w:rPr>
        <w:t xml:space="preserve">smart </w:t>
      </w:r>
      <w:r>
        <w:rPr>
          <w:rFonts w:hint="default" w:ascii="Times New Roman" w:hAnsi="Times New Roman"/>
          <w:sz w:val="24"/>
          <w:szCs w:val="24"/>
        </w:rPr>
        <w:t xml:space="preserve">auditing. The findings </w:t>
      </w:r>
      <w:r>
        <w:rPr>
          <w:rFonts w:hint="default" w:ascii="Times New Roman" w:hAnsi="Times New Roman"/>
          <w:sz w:val="24"/>
          <w:szCs w:val="24"/>
          <w:lang w:val="en-US"/>
        </w:rPr>
        <w:t xml:space="preserve">show </w:t>
      </w:r>
      <w:r>
        <w:rPr>
          <w:rFonts w:hint="default" w:ascii="Times New Roman" w:hAnsi="Times New Roman"/>
          <w:sz w:val="24"/>
          <w:szCs w:val="24"/>
        </w:rPr>
        <w:t>the necessity for standardized algorithmic audit processes, investment in updated digital infrastructure, interdisciplinary training in analytical skills and the creation of fraud simulation settings. Moreover</w:t>
      </w:r>
      <w:r>
        <w:rPr>
          <w:rFonts w:hint="default" w:ascii="Times New Roman" w:hAnsi="Times New Roman"/>
          <w:sz w:val="24"/>
          <w:szCs w:val="24"/>
          <w:lang w:val="en-US"/>
        </w:rPr>
        <w:t xml:space="preserve"> </w:t>
      </w:r>
      <w:r>
        <w:rPr>
          <w:rFonts w:hint="default" w:ascii="Times New Roman" w:hAnsi="Times New Roman"/>
          <w:sz w:val="24"/>
          <w:szCs w:val="24"/>
        </w:rPr>
        <w:t>synchronizing analytics implementation with industry-specific governance frameworks and integrating audit insights into institutional decision-making processes are crucial for improving the effectiveness of data-driven assurance procedures in commercial and governmental contexts.</w:t>
      </w:r>
    </w:p>
    <w:p w14:paraId="2299D15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4.2. Policy Recommendations</w:t>
      </w:r>
    </w:p>
    <w:p w14:paraId="20FFDF88">
      <w:pPr>
        <w:spacing w:line="360" w:lineRule="auto"/>
        <w:rPr>
          <w:rFonts w:hint="default" w:ascii="Times New Roman" w:hAnsi="Times New Roman"/>
          <w:sz w:val="24"/>
          <w:szCs w:val="24"/>
        </w:rPr>
      </w:pPr>
      <w:r>
        <w:rPr>
          <w:rFonts w:hint="default" w:ascii="Times New Roman" w:hAnsi="Times New Roman"/>
          <w:sz w:val="24"/>
          <w:szCs w:val="24"/>
        </w:rPr>
        <w:t>Policymakers, regulators</w:t>
      </w:r>
      <w:r>
        <w:rPr>
          <w:rFonts w:hint="default" w:ascii="Times New Roman" w:hAnsi="Times New Roman"/>
          <w:sz w:val="24"/>
          <w:szCs w:val="24"/>
          <w:lang w:val="en-US"/>
        </w:rPr>
        <w:t xml:space="preserve"> </w:t>
      </w:r>
      <w:r>
        <w:rPr>
          <w:rFonts w:hint="default" w:ascii="Times New Roman" w:hAnsi="Times New Roman"/>
          <w:sz w:val="24"/>
          <w:szCs w:val="24"/>
        </w:rPr>
        <w:t xml:space="preserve">and leaders should implement the following strategic initiatives to </w:t>
      </w:r>
      <w:r>
        <w:rPr>
          <w:rFonts w:hint="default" w:ascii="Times New Roman" w:hAnsi="Times New Roman"/>
          <w:sz w:val="24"/>
          <w:szCs w:val="24"/>
          <w:lang w:val="en-US"/>
        </w:rPr>
        <w:t xml:space="preserve">execute </w:t>
      </w:r>
      <w:r>
        <w:rPr>
          <w:rFonts w:hint="default" w:ascii="Times New Roman" w:hAnsi="Times New Roman"/>
          <w:sz w:val="24"/>
          <w:szCs w:val="24"/>
        </w:rPr>
        <w:t xml:space="preserve">findings from analytics-enhanced auditing. Standardization of algorithmic audit protocols is essential. Regulatory authorities ought to formulate internationally accepted standards for artificial intelligence and machine learning in auditing. These frameworks must prioritize </w:t>
      </w:r>
      <w:r>
        <w:rPr>
          <w:rFonts w:hint="default" w:ascii="Times New Roman" w:hAnsi="Times New Roman"/>
          <w:sz w:val="24"/>
          <w:szCs w:val="24"/>
          <w:lang w:val="en-US"/>
        </w:rPr>
        <w:t>a transparent audit process</w:t>
      </w:r>
      <w:r>
        <w:rPr>
          <w:rFonts w:hint="default" w:ascii="Times New Roman" w:hAnsi="Times New Roman"/>
          <w:sz w:val="24"/>
          <w:szCs w:val="24"/>
        </w:rPr>
        <w:t xml:space="preserve"> to </w:t>
      </w:r>
      <w:r>
        <w:rPr>
          <w:rFonts w:hint="default" w:ascii="Times New Roman" w:hAnsi="Times New Roman"/>
          <w:sz w:val="24"/>
          <w:szCs w:val="24"/>
          <w:lang w:val="en-US"/>
        </w:rPr>
        <w:t xml:space="preserve">ensure </w:t>
      </w:r>
      <w:r>
        <w:rPr>
          <w:rFonts w:hint="default" w:ascii="Times New Roman" w:hAnsi="Times New Roman"/>
          <w:sz w:val="24"/>
          <w:szCs w:val="24"/>
        </w:rPr>
        <w:t xml:space="preserve">adherence to ethical and legal requirements. Investment in digital audit infrastructure is also necessary. Institutions should prioritize upgrading legacy systems to enable seamless integration of analytical tools. Policies that endorse cloud-based audit platforms, real-time data streams and centralized data governance can reinforce operational efficiency. Development of competence and interdisciplinary training must be </w:t>
      </w:r>
      <w:r>
        <w:rPr>
          <w:rFonts w:hint="default" w:ascii="Times New Roman" w:hAnsi="Times New Roman"/>
          <w:sz w:val="24"/>
          <w:szCs w:val="24"/>
          <w:lang w:val="en-US"/>
        </w:rPr>
        <w:t>reinforced</w:t>
      </w:r>
      <w:r>
        <w:rPr>
          <w:rFonts w:hint="default" w:ascii="Times New Roman" w:hAnsi="Times New Roman"/>
          <w:sz w:val="24"/>
          <w:szCs w:val="24"/>
        </w:rPr>
        <w:t xml:space="preserve">. </w:t>
      </w:r>
      <w:r>
        <w:rPr>
          <w:rFonts w:hint="default" w:ascii="Times New Roman" w:hAnsi="Times New Roman"/>
          <w:sz w:val="24"/>
          <w:szCs w:val="24"/>
          <w:lang w:val="en-US"/>
        </w:rPr>
        <w:t xml:space="preserve">Making a new </w:t>
      </w:r>
      <w:r>
        <w:rPr>
          <w:rFonts w:hint="default" w:ascii="Times New Roman" w:hAnsi="Times New Roman"/>
          <w:sz w:val="24"/>
          <w:szCs w:val="24"/>
        </w:rPr>
        <w:t xml:space="preserve">auditor competency framework is essential in addressing the complexities of modern audit practices to </w:t>
      </w:r>
      <w:r>
        <w:rPr>
          <w:rFonts w:hint="default" w:ascii="Times New Roman" w:hAnsi="Times New Roman"/>
          <w:sz w:val="24"/>
          <w:szCs w:val="24"/>
          <w:lang w:val="en-US"/>
        </w:rPr>
        <w:t>bring skills</w:t>
      </w:r>
      <w:r>
        <w:rPr>
          <w:rFonts w:hint="default" w:ascii="Times New Roman" w:hAnsi="Times New Roman"/>
          <w:sz w:val="24"/>
          <w:szCs w:val="24"/>
        </w:rPr>
        <w:t xml:space="preserve"> in SQL, Python, inferential statistics and data visualization. Governments and professional organizations can significantly contribute by financing certificates, workshops</w:t>
      </w:r>
      <w:r>
        <w:rPr>
          <w:rFonts w:hint="default" w:ascii="Times New Roman" w:hAnsi="Times New Roman"/>
          <w:sz w:val="24"/>
          <w:szCs w:val="24"/>
          <w:lang w:val="en-US"/>
        </w:rPr>
        <w:t xml:space="preserve"> </w:t>
      </w:r>
      <w:r>
        <w:rPr>
          <w:rFonts w:hint="default" w:ascii="Times New Roman" w:hAnsi="Times New Roman"/>
          <w:sz w:val="24"/>
          <w:szCs w:val="24"/>
        </w:rPr>
        <w:t>and university-level programs in audit analytics.</w:t>
      </w:r>
    </w:p>
    <w:p w14:paraId="142F9E74">
      <w:pPr>
        <w:spacing w:line="360" w:lineRule="auto"/>
        <w:rPr>
          <w:rFonts w:hint="default" w:ascii="Times New Roman" w:hAnsi="Times New Roman"/>
          <w:sz w:val="24"/>
          <w:szCs w:val="24"/>
        </w:rPr>
      </w:pPr>
    </w:p>
    <w:p w14:paraId="7662364F">
      <w:pPr>
        <w:spacing w:line="360" w:lineRule="auto"/>
        <w:rPr>
          <w:rFonts w:hint="default" w:ascii="Times New Roman" w:hAnsi="Times New Roman"/>
          <w:sz w:val="24"/>
          <w:szCs w:val="24"/>
        </w:rPr>
      </w:pPr>
      <w:r>
        <w:rPr>
          <w:rFonts w:hint="default" w:ascii="Times New Roman" w:hAnsi="Times New Roman"/>
          <w:sz w:val="24"/>
          <w:szCs w:val="24"/>
        </w:rPr>
        <w:t xml:space="preserve">Requiring fraud simulation environments is another key initiative. The inception of "fraud sandboxes" can provide secure and regulated settings to evaluate the effectiveness and equity of fraud detection algorithms. These simulation models can </w:t>
      </w:r>
      <w:r>
        <w:rPr>
          <w:rFonts w:hint="default" w:ascii="Times New Roman" w:hAnsi="Times New Roman"/>
          <w:sz w:val="24"/>
          <w:szCs w:val="24"/>
          <w:lang w:val="en-US"/>
        </w:rPr>
        <w:t>improve</w:t>
      </w:r>
      <w:r>
        <w:rPr>
          <w:rFonts w:hint="default" w:ascii="Times New Roman" w:hAnsi="Times New Roman"/>
          <w:sz w:val="24"/>
          <w:szCs w:val="24"/>
        </w:rPr>
        <w:t xml:space="preserve"> innovation and regulatory scrutiny while </w:t>
      </w:r>
      <w:r>
        <w:rPr>
          <w:rFonts w:hint="default" w:ascii="Times New Roman" w:hAnsi="Times New Roman"/>
          <w:sz w:val="24"/>
          <w:szCs w:val="24"/>
          <w:lang w:val="en-US"/>
        </w:rPr>
        <w:t>reducing</w:t>
      </w:r>
      <w:r>
        <w:rPr>
          <w:rFonts w:hint="default" w:ascii="Times New Roman" w:hAnsi="Times New Roman"/>
          <w:sz w:val="24"/>
          <w:szCs w:val="24"/>
        </w:rPr>
        <w:t xml:space="preserve"> </w:t>
      </w:r>
      <w:r>
        <w:rPr>
          <w:rFonts w:hint="default" w:ascii="Times New Roman" w:hAnsi="Times New Roman"/>
          <w:sz w:val="24"/>
          <w:szCs w:val="24"/>
          <w:lang w:val="en-US"/>
        </w:rPr>
        <w:t xml:space="preserve">unexpected </w:t>
      </w:r>
      <w:r>
        <w:rPr>
          <w:rFonts w:hint="default" w:ascii="Times New Roman" w:hAnsi="Times New Roman"/>
          <w:sz w:val="24"/>
          <w:szCs w:val="24"/>
        </w:rPr>
        <w:t xml:space="preserve">legal </w:t>
      </w:r>
      <w:r>
        <w:rPr>
          <w:rFonts w:hint="default" w:ascii="Times New Roman" w:hAnsi="Times New Roman"/>
          <w:sz w:val="24"/>
          <w:szCs w:val="24"/>
          <w:lang w:val="en-US"/>
        </w:rPr>
        <w:t xml:space="preserve">issues </w:t>
      </w:r>
      <w:r>
        <w:rPr>
          <w:rFonts w:hint="default" w:ascii="Times New Roman" w:hAnsi="Times New Roman"/>
          <w:sz w:val="24"/>
          <w:szCs w:val="24"/>
        </w:rPr>
        <w:t>for institutions. Implementation frameworks specific to sectors are also required. To maintain relevance and impact, auditing analytics must align with sector-specific risk exposures, organizational dimensions</w:t>
      </w:r>
      <w:r>
        <w:rPr>
          <w:rFonts w:hint="default" w:ascii="Times New Roman" w:hAnsi="Times New Roman"/>
          <w:sz w:val="24"/>
          <w:szCs w:val="24"/>
          <w:lang w:val="en-US"/>
        </w:rPr>
        <w:t xml:space="preserve"> </w:t>
      </w:r>
      <w:r>
        <w:rPr>
          <w:rFonts w:hint="default" w:ascii="Times New Roman" w:hAnsi="Times New Roman"/>
          <w:sz w:val="24"/>
          <w:szCs w:val="24"/>
        </w:rPr>
        <w:t>and compliance structures. Public sector entities, non-profit organizations</w:t>
      </w:r>
      <w:r>
        <w:rPr>
          <w:rFonts w:hint="default" w:ascii="Times New Roman" w:hAnsi="Times New Roman"/>
          <w:sz w:val="24"/>
          <w:szCs w:val="24"/>
          <w:lang w:val="en-US"/>
        </w:rPr>
        <w:t xml:space="preserve"> </w:t>
      </w:r>
      <w:r>
        <w:rPr>
          <w:rFonts w:hint="default" w:ascii="Times New Roman" w:hAnsi="Times New Roman"/>
          <w:sz w:val="24"/>
          <w:szCs w:val="24"/>
        </w:rPr>
        <w:t xml:space="preserve">and small to medium-sized enterprises </w:t>
      </w:r>
      <w:r>
        <w:rPr>
          <w:rFonts w:hint="default" w:ascii="Times New Roman" w:hAnsi="Times New Roman"/>
          <w:sz w:val="24"/>
          <w:szCs w:val="24"/>
          <w:lang w:val="en-US"/>
        </w:rPr>
        <w:t>need</w:t>
      </w:r>
      <w:r>
        <w:rPr>
          <w:rFonts w:hint="default" w:ascii="Times New Roman" w:hAnsi="Times New Roman"/>
          <w:sz w:val="24"/>
          <w:szCs w:val="24"/>
        </w:rPr>
        <w:t xml:space="preserve"> streamlined frameworks featuring modular, scalable modules with simulation-constrained resources and staffing capacities. Integrating governance and ongoing feedback mechanisms is crucial. </w:t>
      </w:r>
      <w:r>
        <w:rPr>
          <w:rFonts w:hint="default" w:ascii="Times New Roman" w:hAnsi="Times New Roman"/>
          <w:sz w:val="24"/>
          <w:szCs w:val="24"/>
          <w:lang w:val="en-US"/>
        </w:rPr>
        <w:t>Organizations</w:t>
      </w:r>
      <w:r>
        <w:rPr>
          <w:rFonts w:hint="default" w:ascii="Times New Roman" w:hAnsi="Times New Roman"/>
          <w:sz w:val="24"/>
          <w:szCs w:val="24"/>
        </w:rPr>
        <w:t xml:space="preserve"> </w:t>
      </w:r>
      <w:r>
        <w:rPr>
          <w:rFonts w:hint="default" w:ascii="Times New Roman" w:hAnsi="Times New Roman"/>
          <w:sz w:val="24"/>
          <w:szCs w:val="24"/>
          <w:lang w:val="en-US"/>
        </w:rPr>
        <w:t xml:space="preserve">should </w:t>
      </w:r>
      <w:r>
        <w:rPr>
          <w:rFonts w:hint="default" w:ascii="Times New Roman" w:hAnsi="Times New Roman"/>
          <w:sz w:val="24"/>
          <w:szCs w:val="24"/>
        </w:rPr>
        <w:t>integrate analytical results into formal governance structures</w:t>
      </w:r>
      <w:r>
        <w:rPr>
          <w:rFonts w:hint="default" w:ascii="Times New Roman" w:hAnsi="Times New Roman"/>
          <w:sz w:val="24"/>
          <w:szCs w:val="24"/>
          <w:lang w:val="en-US"/>
        </w:rPr>
        <w:t xml:space="preserve"> to ensure </w:t>
      </w:r>
      <w:r>
        <w:rPr>
          <w:rFonts w:hint="default" w:ascii="Times New Roman" w:hAnsi="Times New Roman"/>
          <w:sz w:val="24"/>
          <w:szCs w:val="24"/>
        </w:rPr>
        <w:t xml:space="preserve"> identified anomalies impact upstream policy decisions. Implementing systematic feedback mechanisms across audit teams, IT departments and executive leadership helps improve model precision and organizational learning. By aligning these policy directives with the advancing technological landscape, stakeholders can enhance audit credibility, promote fraud resistance and </w:t>
      </w:r>
      <w:r>
        <w:rPr>
          <w:rFonts w:hint="default" w:ascii="Times New Roman" w:hAnsi="Times New Roman"/>
          <w:sz w:val="24"/>
          <w:szCs w:val="24"/>
          <w:lang w:val="en-US"/>
        </w:rPr>
        <w:t xml:space="preserve">assist </w:t>
      </w:r>
      <w:r>
        <w:rPr>
          <w:rFonts w:hint="default" w:ascii="Times New Roman" w:hAnsi="Times New Roman"/>
          <w:sz w:val="24"/>
          <w:szCs w:val="24"/>
        </w:rPr>
        <w:t xml:space="preserve">data-driven public accountability in business and </w:t>
      </w:r>
      <w:r>
        <w:rPr>
          <w:rFonts w:hint="default" w:ascii="Times New Roman" w:hAnsi="Times New Roman"/>
          <w:sz w:val="24"/>
          <w:szCs w:val="24"/>
          <w:lang w:val="en-US"/>
        </w:rPr>
        <w:t xml:space="preserve">public </w:t>
      </w:r>
      <w:r>
        <w:rPr>
          <w:rFonts w:hint="default" w:ascii="Times New Roman" w:hAnsi="Times New Roman"/>
          <w:sz w:val="24"/>
          <w:szCs w:val="24"/>
        </w:rPr>
        <w:t>contexts.</w:t>
      </w:r>
    </w:p>
    <w:p w14:paraId="1733D017">
      <w:pPr>
        <w:spacing w:line="360" w:lineRule="auto"/>
        <w:rPr>
          <w:rFonts w:hint="default" w:ascii="Times New Roman" w:hAnsi="Times New Roman"/>
          <w:sz w:val="24"/>
          <w:szCs w:val="24"/>
        </w:rPr>
      </w:pPr>
    </w:p>
    <w:p w14:paraId="48754BEC">
      <w:pPr>
        <w:spacing w:line="360" w:lineRule="auto"/>
        <w:rPr>
          <w:rFonts w:ascii="Times New Roman" w:hAnsi="Times New Roman" w:cs="Times New Roman"/>
          <w:sz w:val="24"/>
          <w:szCs w:val="24"/>
        </w:rPr>
      </w:pPr>
      <w:r>
        <w:rPr>
          <w:rFonts w:ascii="Times New Roman" w:hAnsi="Times New Roman" w:cs="Times New Roman"/>
          <w:sz w:val="24"/>
          <w:szCs w:val="24"/>
        </w:rPr>
        <w:t>References (in APA 7):</w:t>
      </w:r>
    </w:p>
    <w:p w14:paraId="0B321200">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lang w:bidi="ar"/>
        </w:rPr>
      </w:pPr>
      <w:r>
        <w:rPr>
          <w:rFonts w:hint="default" w:ascii="Times New Roman" w:hAnsi="Times New Roman" w:eastAsia="SimSun" w:cs="Times New Roman"/>
          <w:color w:val="222222"/>
          <w:sz w:val="24"/>
          <w:szCs w:val="24"/>
          <w:lang w:bidi="ar"/>
        </w:rPr>
        <w:t>Adejumo, A., &amp; Ogburie, C. (2025). Financial statement manipulation: Ethical and regulatory perspectives. </w:t>
      </w:r>
      <w:r>
        <w:rPr>
          <w:rFonts w:hint="default" w:ascii="Times New Roman" w:hAnsi="Times New Roman" w:eastAsia="SimSun" w:cs="Times New Roman"/>
          <w:i/>
          <w:iCs/>
          <w:color w:val="222222"/>
          <w:sz w:val="24"/>
          <w:szCs w:val="24"/>
          <w:lang w:bidi="ar"/>
        </w:rPr>
        <w:t>GSC Advanced Research and Reviews</w:t>
      </w:r>
      <w:r>
        <w:rPr>
          <w:rFonts w:hint="default" w:ascii="Times New Roman" w:hAnsi="Times New Roman" w:eastAsia="SimSun" w:cs="Times New Roman"/>
          <w:color w:val="222222"/>
          <w:sz w:val="24"/>
          <w:szCs w:val="24"/>
          <w:lang w:bidi="ar"/>
        </w:rPr>
        <w:t>, </w:t>
      </w:r>
      <w:r>
        <w:rPr>
          <w:rFonts w:hint="default" w:ascii="Times New Roman" w:hAnsi="Times New Roman" w:eastAsia="SimSun" w:cs="Times New Roman"/>
          <w:i/>
          <w:iCs/>
          <w:color w:val="222222"/>
          <w:sz w:val="24"/>
          <w:szCs w:val="24"/>
          <w:lang w:bidi="ar"/>
        </w:rPr>
        <w:t>22</w:t>
      </w:r>
      <w:r>
        <w:rPr>
          <w:rFonts w:hint="default" w:ascii="Times New Roman" w:hAnsi="Times New Roman" w:eastAsia="SimSun" w:cs="Times New Roman"/>
          <w:color w:val="222222"/>
          <w:sz w:val="24"/>
          <w:szCs w:val="24"/>
          <w:lang w:bidi="ar"/>
        </w:rPr>
        <w:t>(03), 252-264.</w:t>
      </w:r>
    </w:p>
    <w:p w14:paraId="6F425EE8">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Adepoju, A. H., Austin-Gabriel, B. L. E. S. S. I. N. G., Hamza, O. L. A. D. I. M. E. J. I., &amp; Collins, A. N. U. O. L. U. W. A. P. O. (2022). Advancing monitoring and alert systems: A proactive approach to improving reliability in complex data ecosystems. </w:t>
      </w:r>
      <w:r>
        <w:rPr>
          <w:rFonts w:hint="default" w:ascii="Times New Roman" w:hAnsi="Times New Roman" w:eastAsia="SimSun" w:cs="Times New Roman"/>
          <w:i/>
          <w:iCs/>
          <w:color w:val="222222"/>
          <w:sz w:val="24"/>
          <w:szCs w:val="24"/>
          <w:shd w:val="clear" w:color="auto" w:fill="FFFFFF"/>
        </w:rPr>
        <w:t>IRE Journals</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5</w:t>
      </w:r>
      <w:r>
        <w:rPr>
          <w:rFonts w:hint="default" w:ascii="Times New Roman" w:hAnsi="Times New Roman" w:eastAsia="SimSun" w:cs="Times New Roman"/>
          <w:color w:val="222222"/>
          <w:sz w:val="24"/>
          <w:szCs w:val="24"/>
          <w:shd w:val="clear" w:color="auto" w:fill="FFFFFF"/>
        </w:rPr>
        <w:t>(11), 281-282.</w:t>
      </w:r>
    </w:p>
    <w:p w14:paraId="6B703B69">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Aivaz, K. A., Florea, I. O., &amp; Munteanu, I. (2024). Economic Fraud and Associated Risks: An Integrated Bibliometric Analysis Approach. </w:t>
      </w:r>
      <w:r>
        <w:rPr>
          <w:rFonts w:hint="default" w:ascii="Times New Roman" w:hAnsi="Times New Roman" w:eastAsia="SimSun" w:cs="Times New Roman"/>
          <w:i/>
          <w:iCs/>
          <w:color w:val="222222"/>
          <w:sz w:val="24"/>
          <w:szCs w:val="24"/>
          <w:shd w:val="clear" w:color="auto" w:fill="FFFFFF"/>
        </w:rPr>
        <w:t>Risks</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12</w:t>
      </w:r>
      <w:r>
        <w:rPr>
          <w:rFonts w:hint="default" w:ascii="Times New Roman" w:hAnsi="Times New Roman" w:eastAsia="SimSun" w:cs="Times New Roman"/>
          <w:color w:val="222222"/>
          <w:sz w:val="24"/>
          <w:szCs w:val="24"/>
          <w:shd w:val="clear" w:color="auto" w:fill="FFFFFF"/>
        </w:rPr>
        <w:t>(5), 74.</w:t>
      </w:r>
    </w:p>
    <w:p w14:paraId="5C53D667">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Akter, M. (2025). Enhancing SME Competitiveness: the Role of Business Intelligence in Data-Driven Decision-Making.</w:t>
      </w:r>
    </w:p>
    <w:p w14:paraId="100A31F8">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Akula, R., &amp; Garibay, I. (2021). Audit and assurance of AI algorithms: a framework to ensure ethical algorithmic practices in artificial intelligence. </w:t>
      </w:r>
      <w:r>
        <w:rPr>
          <w:rFonts w:hint="default" w:ascii="Times New Roman" w:hAnsi="Times New Roman" w:eastAsia="SimSun" w:cs="Times New Roman"/>
          <w:i/>
          <w:iCs/>
          <w:color w:val="222222"/>
          <w:sz w:val="24"/>
          <w:szCs w:val="24"/>
          <w:shd w:val="clear" w:color="auto" w:fill="FFFFFF"/>
        </w:rPr>
        <w:t>arXiv preprint arXiv:2107.14046</w:t>
      </w:r>
      <w:r>
        <w:rPr>
          <w:rFonts w:hint="default" w:ascii="Times New Roman" w:hAnsi="Times New Roman" w:eastAsia="SimSun" w:cs="Times New Roman"/>
          <w:color w:val="222222"/>
          <w:sz w:val="24"/>
          <w:szCs w:val="24"/>
          <w:shd w:val="clear" w:color="auto" w:fill="FFFFFF"/>
        </w:rPr>
        <w:t>.</w:t>
      </w:r>
    </w:p>
    <w:p w14:paraId="7F605B66">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Akula, R., &amp; Garibay, I. (2021). Audit and assurance of AI algorithms: a framework to ensure ethical algorithmic practices in artificial intelligence. </w:t>
      </w:r>
      <w:r>
        <w:rPr>
          <w:rFonts w:hint="default" w:ascii="Times New Roman" w:hAnsi="Times New Roman" w:eastAsia="SimSun" w:cs="Times New Roman"/>
          <w:i/>
          <w:iCs/>
          <w:color w:val="222222"/>
          <w:sz w:val="24"/>
          <w:szCs w:val="24"/>
          <w:shd w:val="clear" w:color="auto" w:fill="FFFFFF"/>
        </w:rPr>
        <w:t>arXiv preprint arXiv:2107.14046</w:t>
      </w:r>
      <w:r>
        <w:rPr>
          <w:rFonts w:hint="default" w:ascii="Times New Roman" w:hAnsi="Times New Roman" w:eastAsia="SimSun" w:cs="Times New Roman"/>
          <w:color w:val="222222"/>
          <w:sz w:val="24"/>
          <w:szCs w:val="24"/>
          <w:shd w:val="clear" w:color="auto" w:fill="FFFFFF"/>
        </w:rPr>
        <w:t>.</w:t>
      </w:r>
    </w:p>
    <w:p w14:paraId="07F1578F">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Alex-Omiogbemi, A. A., Sule, A. K., Omowole, B. M., &amp; Owoade, S. J. (2024). Conceptual framework for advancing regulatory compliance and risk management in emerging markets through digital innovation.</w:t>
      </w:r>
    </w:p>
    <w:p w14:paraId="30D3D9E3">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Ayodeji, I. A. (2024). </w:t>
      </w:r>
      <w:r>
        <w:rPr>
          <w:rFonts w:hint="default" w:ascii="Times New Roman" w:hAnsi="Times New Roman" w:eastAsia="SimSun" w:cs="Times New Roman"/>
          <w:i/>
          <w:iCs/>
          <w:color w:val="222222"/>
          <w:sz w:val="24"/>
          <w:szCs w:val="24"/>
          <w:shd w:val="clear" w:color="auto" w:fill="FFFFFF"/>
        </w:rPr>
        <w:t>Fraud Detection and Prevention in the Nigerian Financial Industry</w:t>
      </w:r>
      <w:r>
        <w:rPr>
          <w:rFonts w:hint="default" w:ascii="Times New Roman" w:hAnsi="Times New Roman" w:eastAsia="SimSun" w:cs="Times New Roman"/>
          <w:color w:val="222222"/>
          <w:sz w:val="24"/>
          <w:szCs w:val="24"/>
          <w:shd w:val="clear" w:color="auto" w:fill="FFFFFF"/>
        </w:rPr>
        <w:t> (Doctoral dissertation, Walden University).</w:t>
      </w:r>
    </w:p>
    <w:p w14:paraId="663610DC">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Baeyaert, J. (2025). Harmonizing creativity and ethics in AI systems. </w:t>
      </w:r>
      <w:r>
        <w:rPr>
          <w:rFonts w:hint="default" w:ascii="Times New Roman" w:hAnsi="Times New Roman" w:eastAsia="SimSun" w:cs="Times New Roman"/>
          <w:i/>
          <w:iCs/>
          <w:color w:val="222222"/>
          <w:sz w:val="24"/>
          <w:szCs w:val="24"/>
          <w:shd w:val="clear" w:color="auto" w:fill="FFFFFF"/>
        </w:rPr>
        <w:t>AI and Ethics</w:t>
      </w:r>
      <w:r>
        <w:rPr>
          <w:rFonts w:hint="default" w:ascii="Times New Roman" w:hAnsi="Times New Roman" w:eastAsia="SimSun" w:cs="Times New Roman"/>
          <w:color w:val="222222"/>
          <w:sz w:val="24"/>
          <w:szCs w:val="24"/>
          <w:shd w:val="clear" w:color="auto" w:fill="FFFFFF"/>
        </w:rPr>
        <w:t>, 1-21.</w:t>
      </w:r>
    </w:p>
    <w:p w14:paraId="7815F7BF">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Balogun, E. D., Ogunsola, K. O., &amp; Samuel, A. D. E. B. A. N. J. I. (2021). A risk intelligence framework for detecting and preventing financial fraud in digital marketplaces. </w:t>
      </w:r>
      <w:r>
        <w:rPr>
          <w:rFonts w:hint="default" w:ascii="Times New Roman" w:hAnsi="Times New Roman" w:eastAsia="SimSun" w:cs="Times New Roman"/>
          <w:i/>
          <w:iCs/>
          <w:color w:val="222222"/>
          <w:sz w:val="24"/>
          <w:szCs w:val="24"/>
          <w:shd w:val="clear" w:color="auto" w:fill="FFFFFF"/>
        </w:rPr>
        <w:t>ICONIC RESEARCH AND ENGINEERING JOURNALS</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4</w:t>
      </w:r>
      <w:r>
        <w:rPr>
          <w:rFonts w:hint="default" w:ascii="Times New Roman" w:hAnsi="Times New Roman" w:eastAsia="SimSun" w:cs="Times New Roman"/>
          <w:color w:val="222222"/>
          <w:sz w:val="24"/>
          <w:szCs w:val="24"/>
          <w:shd w:val="clear" w:color="auto" w:fill="FFFFFF"/>
        </w:rPr>
        <w:t>(08), 134-149.</w:t>
      </w:r>
    </w:p>
    <w:p w14:paraId="7707C8DA">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Bello, H. O., Ige, A. B., &amp; Ameyaw, M. N. (2024). Adaptive machine learning models: concepts for real-time financial fraud prevention in dynamic environments. </w:t>
      </w:r>
      <w:r>
        <w:rPr>
          <w:rFonts w:hint="default" w:ascii="Times New Roman" w:hAnsi="Times New Roman" w:eastAsia="SimSun" w:cs="Times New Roman"/>
          <w:i/>
          <w:iCs/>
          <w:color w:val="222222"/>
          <w:sz w:val="24"/>
          <w:szCs w:val="24"/>
          <w:shd w:val="clear" w:color="auto" w:fill="FFFFFF"/>
        </w:rPr>
        <w:t>World Journal of Advanced Engineering Technology and Sciences</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12</w:t>
      </w:r>
      <w:r>
        <w:rPr>
          <w:rFonts w:hint="default" w:ascii="Times New Roman" w:hAnsi="Times New Roman" w:eastAsia="SimSun" w:cs="Times New Roman"/>
          <w:color w:val="222222"/>
          <w:sz w:val="24"/>
          <w:szCs w:val="24"/>
          <w:shd w:val="clear" w:color="auto" w:fill="FFFFFF"/>
        </w:rPr>
        <w:t>(02), 021-034.</w:t>
      </w:r>
    </w:p>
    <w:p w14:paraId="13631ED2">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Carreño, A. M. (2024). Strategic Alignment in Program Management: A Framework for Sustainable Business Transformation. </w:t>
      </w:r>
      <w:r>
        <w:rPr>
          <w:rFonts w:hint="default" w:ascii="Times New Roman" w:hAnsi="Times New Roman" w:eastAsia="SimSun" w:cs="Times New Roman"/>
          <w:i/>
          <w:iCs/>
          <w:color w:val="222222"/>
          <w:sz w:val="24"/>
          <w:szCs w:val="24"/>
          <w:shd w:val="clear" w:color="auto" w:fill="FFFFFF"/>
        </w:rPr>
        <w:t>Institute for Change Leadership and Business Transformation. https://doi. org/10.5281/zenodo</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13922003</w:t>
      </w:r>
      <w:r>
        <w:rPr>
          <w:rFonts w:hint="default" w:ascii="Times New Roman" w:hAnsi="Times New Roman" w:eastAsia="SimSun" w:cs="Times New Roman"/>
          <w:color w:val="222222"/>
          <w:sz w:val="24"/>
          <w:szCs w:val="24"/>
          <w:shd w:val="clear" w:color="auto" w:fill="FFFFFF"/>
        </w:rPr>
        <w:t>.</w:t>
      </w:r>
    </w:p>
    <w:p w14:paraId="46D203BA">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Chowdhury, Rakibul Hasan, and A. A. Masum. "Utilizing business analytics to combat financial fraud and enhance economic integrity." </w:t>
      </w:r>
      <w:r>
        <w:rPr>
          <w:rFonts w:hint="default" w:ascii="Times New Roman" w:hAnsi="Times New Roman" w:eastAsia="SimSun" w:cs="Times New Roman"/>
          <w:i/>
          <w:iCs/>
          <w:color w:val="222222"/>
          <w:sz w:val="24"/>
          <w:szCs w:val="24"/>
          <w:shd w:val="clear" w:color="auto" w:fill="FFFFFF"/>
        </w:rPr>
        <w:t>International Journal of Science and Research Archive</w:t>
      </w:r>
      <w:r>
        <w:rPr>
          <w:rFonts w:hint="default" w:ascii="Times New Roman" w:hAnsi="Times New Roman" w:eastAsia="SimSun" w:cs="Times New Roman"/>
          <w:color w:val="222222"/>
          <w:sz w:val="24"/>
          <w:szCs w:val="24"/>
          <w:shd w:val="clear" w:color="auto" w:fill="FFFFFF"/>
        </w:rPr>
        <w:t> 14.1 (2025): 134-145.</w:t>
      </w:r>
    </w:p>
    <w:p w14:paraId="594DC2AE">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Darvish, K., Skreta, M., Zhao, Y., Yoshikawa, N., Som, S., Bogdanovic, M., ... &amp; Shkurti, F. (2025). ORGANA: a robotic assistant for automated chemistry experimentation and characterization. </w:t>
      </w:r>
      <w:r>
        <w:rPr>
          <w:rFonts w:hint="default" w:ascii="Times New Roman" w:hAnsi="Times New Roman" w:eastAsia="SimSun" w:cs="Times New Roman"/>
          <w:i/>
          <w:iCs/>
          <w:color w:val="222222"/>
          <w:sz w:val="24"/>
          <w:szCs w:val="24"/>
          <w:shd w:val="clear" w:color="auto" w:fill="FFFFFF"/>
        </w:rPr>
        <w:t>Matter</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8</w:t>
      </w:r>
      <w:r>
        <w:rPr>
          <w:rFonts w:hint="default" w:ascii="Times New Roman" w:hAnsi="Times New Roman" w:eastAsia="SimSun" w:cs="Times New Roman"/>
          <w:color w:val="222222"/>
          <w:sz w:val="24"/>
          <w:szCs w:val="24"/>
          <w:shd w:val="clear" w:color="auto" w:fill="FFFFFF"/>
        </w:rPr>
        <w:t>(2).</w:t>
      </w:r>
    </w:p>
    <w:p w14:paraId="790E817D">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Darwin, K. (2024). Strengthening Public and Private Accountability through Digital Forensic Accounting. </w:t>
      </w:r>
      <w:r>
        <w:rPr>
          <w:rFonts w:hint="default" w:ascii="Times New Roman" w:hAnsi="Times New Roman" w:eastAsia="SimSun" w:cs="Times New Roman"/>
          <w:i/>
          <w:iCs/>
          <w:color w:val="222222"/>
          <w:sz w:val="24"/>
          <w:szCs w:val="24"/>
          <w:shd w:val="clear" w:color="auto" w:fill="FFFFFF"/>
        </w:rPr>
        <w:t>Sinergi International Journal of Accounting and Taxation</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2</w:t>
      </w:r>
      <w:r>
        <w:rPr>
          <w:rFonts w:hint="default" w:ascii="Times New Roman" w:hAnsi="Times New Roman" w:eastAsia="SimSun" w:cs="Times New Roman"/>
          <w:color w:val="222222"/>
          <w:sz w:val="24"/>
          <w:szCs w:val="24"/>
          <w:shd w:val="clear" w:color="auto" w:fill="FFFFFF"/>
        </w:rPr>
        <w:t>(4), 225-238.</w:t>
      </w:r>
    </w:p>
    <w:p w14:paraId="4C650F8F">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Darwish, D. (Ed.). (2024). Emerging trends in cloud computing analytics, scalability, and service models.</w:t>
      </w:r>
    </w:p>
    <w:p w14:paraId="7231FAD6">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Douglas, F. (2024). </w:t>
      </w:r>
      <w:r>
        <w:rPr>
          <w:rFonts w:hint="default" w:ascii="Times New Roman" w:hAnsi="Times New Roman" w:eastAsia="SimSun" w:cs="Times New Roman"/>
          <w:i/>
          <w:iCs/>
          <w:color w:val="222222"/>
          <w:sz w:val="24"/>
          <w:szCs w:val="24"/>
          <w:shd w:val="clear" w:color="auto" w:fill="FFFFFF"/>
        </w:rPr>
        <w:t>Can Small Businesses Deter Fraud? A Qualitative Examination of Preventive and Detective Internal Control Strategies</w:t>
      </w:r>
      <w:r>
        <w:rPr>
          <w:rFonts w:hint="default" w:ascii="Times New Roman" w:hAnsi="Times New Roman" w:eastAsia="SimSun" w:cs="Times New Roman"/>
          <w:color w:val="222222"/>
          <w:sz w:val="24"/>
          <w:szCs w:val="24"/>
          <w:shd w:val="clear" w:color="auto" w:fill="FFFFFF"/>
        </w:rPr>
        <w:t> (Doctoral dissertation, National University).</w:t>
      </w:r>
    </w:p>
    <w:p w14:paraId="5010A98B">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Ebirim, G. U., Unigwe, I. F., Oshioste, E. E., Ndubuisi, N. L., Odonkor, B., &amp; Asuzu, O. F. (2024). Innovations in accounting and auditing: A comprehensive review of current trends and their impact on US businesses. </w:t>
      </w:r>
      <w:r>
        <w:rPr>
          <w:rFonts w:hint="default" w:ascii="Times New Roman" w:hAnsi="Times New Roman" w:eastAsia="SimSun" w:cs="Times New Roman"/>
          <w:i/>
          <w:iCs/>
          <w:color w:val="222222"/>
          <w:sz w:val="24"/>
          <w:szCs w:val="24"/>
          <w:shd w:val="clear" w:color="auto" w:fill="FFFFFF"/>
        </w:rPr>
        <w:t>Int. J. Sci. Res</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11</w:t>
      </w:r>
      <w:r>
        <w:rPr>
          <w:rFonts w:hint="default" w:ascii="Times New Roman" w:hAnsi="Times New Roman" w:eastAsia="SimSun" w:cs="Times New Roman"/>
          <w:color w:val="222222"/>
          <w:sz w:val="24"/>
          <w:szCs w:val="24"/>
          <w:shd w:val="clear" w:color="auto" w:fill="FFFFFF"/>
        </w:rPr>
        <w:t>, 965-974.</w:t>
      </w:r>
    </w:p>
    <w:p w14:paraId="540B72A6">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ElDahshan, K. A., Abutaleb, G. E., Elemary, B. R., Ebeid, E. A., &amp; AlHabshy, A. A. (2024). An optimized intelligent open-source MLaaS framework for user-friendly clustering and anomaly detection. </w:t>
      </w:r>
      <w:r>
        <w:rPr>
          <w:rFonts w:hint="default" w:ascii="Times New Roman" w:hAnsi="Times New Roman" w:eastAsia="SimSun" w:cs="Times New Roman"/>
          <w:i/>
          <w:iCs/>
          <w:color w:val="222222"/>
          <w:sz w:val="24"/>
          <w:szCs w:val="24"/>
          <w:shd w:val="clear" w:color="auto" w:fill="FFFFFF"/>
        </w:rPr>
        <w:t>The Journal of Supercomputing</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80</w:t>
      </w:r>
      <w:r>
        <w:rPr>
          <w:rFonts w:hint="default" w:ascii="Times New Roman" w:hAnsi="Times New Roman" w:eastAsia="SimSun" w:cs="Times New Roman"/>
          <w:color w:val="222222"/>
          <w:sz w:val="24"/>
          <w:szCs w:val="24"/>
          <w:shd w:val="clear" w:color="auto" w:fill="FFFFFF"/>
        </w:rPr>
        <w:t>(18), 26658-26684.</w:t>
      </w:r>
    </w:p>
    <w:p w14:paraId="3ED734C9">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Elumilade, O. O., Ogundeji, I. A., Ozoemenam, G. O. D. W. I. N., Omokhoa, H. E., &amp; Omowole, B. M. (2024). Advancing audit efficiency through statistical sampling and compliance best practices in financial reporting. </w:t>
      </w:r>
      <w:r>
        <w:rPr>
          <w:rFonts w:hint="default" w:ascii="Times New Roman" w:hAnsi="Times New Roman" w:eastAsia="SimSun" w:cs="Times New Roman"/>
          <w:i/>
          <w:iCs/>
          <w:color w:val="222222"/>
          <w:sz w:val="24"/>
          <w:szCs w:val="24"/>
          <w:shd w:val="clear" w:color="auto" w:fill="FFFFFF"/>
        </w:rPr>
        <w:t>IRE Journals</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7</w:t>
      </w:r>
      <w:r>
        <w:rPr>
          <w:rFonts w:hint="default" w:ascii="Times New Roman" w:hAnsi="Times New Roman" w:eastAsia="SimSun" w:cs="Times New Roman"/>
          <w:color w:val="222222"/>
          <w:sz w:val="24"/>
          <w:szCs w:val="24"/>
          <w:shd w:val="clear" w:color="auto" w:fill="FFFFFF"/>
        </w:rPr>
        <w:t>(9), 434-437.</w:t>
      </w:r>
    </w:p>
    <w:p w14:paraId="2B5C1D2F">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Faccia, A., &amp; Petratos, P. (2024, May). Big Data Applications in Accounting Information Systems. In </w:t>
      </w:r>
      <w:r>
        <w:rPr>
          <w:rFonts w:hint="default" w:ascii="Times New Roman" w:hAnsi="Times New Roman" w:eastAsia="SimSun" w:cs="Times New Roman"/>
          <w:i/>
          <w:iCs/>
          <w:color w:val="222222"/>
          <w:sz w:val="24"/>
          <w:szCs w:val="24"/>
          <w:shd w:val="clear" w:color="auto" w:fill="FFFFFF"/>
        </w:rPr>
        <w:t>Proceedings of the 2024 9th International Conference on Big Data and Computing</w:t>
      </w:r>
      <w:r>
        <w:rPr>
          <w:rFonts w:hint="default" w:ascii="Times New Roman" w:hAnsi="Times New Roman" w:eastAsia="SimSun" w:cs="Times New Roman"/>
          <w:color w:val="222222"/>
          <w:sz w:val="24"/>
          <w:szCs w:val="24"/>
          <w:shd w:val="clear" w:color="auto" w:fill="FFFFFF"/>
        </w:rPr>
        <w:t> (pp. 1-7).</w:t>
      </w:r>
    </w:p>
    <w:p w14:paraId="15B8F1E2">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i w:val="0"/>
          <w:iCs w:val="0"/>
          <w:caps w:val="0"/>
          <w:color w:val="222222"/>
          <w:spacing w:val="0"/>
          <w:sz w:val="24"/>
          <w:szCs w:val="24"/>
          <w:shd w:val="clear" w:fill="FFFFFF"/>
        </w:rPr>
        <w:t>Fernandes Jr, G., Rodrigues, J. J., Carvalho, L. F., Al-Muhtadi, J. F., &amp; Proença Jr, M. L. (2019). A comprehensive survey on network anomaly detection. </w:t>
      </w:r>
      <w:r>
        <w:rPr>
          <w:rFonts w:hint="default" w:ascii="Times New Roman" w:hAnsi="Times New Roman" w:eastAsia="SimSun" w:cs="Times New Roman"/>
          <w:i/>
          <w:iCs/>
          <w:caps w:val="0"/>
          <w:color w:val="222222"/>
          <w:spacing w:val="0"/>
          <w:sz w:val="24"/>
          <w:szCs w:val="24"/>
          <w:shd w:val="clear" w:fill="FFFFFF"/>
        </w:rPr>
        <w:t>Telecommunication Systems</w:t>
      </w:r>
      <w:r>
        <w:rPr>
          <w:rFonts w:hint="default" w:ascii="Times New Roman" w:hAnsi="Times New Roman" w:eastAsia="SimSun" w:cs="Times New Roman"/>
          <w:i w:val="0"/>
          <w:iCs w:val="0"/>
          <w:caps w:val="0"/>
          <w:color w:val="222222"/>
          <w:spacing w:val="0"/>
          <w:sz w:val="24"/>
          <w:szCs w:val="24"/>
          <w:shd w:val="clear" w:fill="FFFFFF"/>
        </w:rPr>
        <w:t>, </w:t>
      </w:r>
      <w:r>
        <w:rPr>
          <w:rFonts w:hint="default" w:ascii="Times New Roman" w:hAnsi="Times New Roman" w:eastAsia="SimSun" w:cs="Times New Roman"/>
          <w:i/>
          <w:iCs/>
          <w:caps w:val="0"/>
          <w:color w:val="222222"/>
          <w:spacing w:val="0"/>
          <w:sz w:val="24"/>
          <w:szCs w:val="24"/>
          <w:shd w:val="clear" w:fill="FFFFFF"/>
        </w:rPr>
        <w:t>70</w:t>
      </w:r>
      <w:r>
        <w:rPr>
          <w:rFonts w:hint="default" w:ascii="Times New Roman" w:hAnsi="Times New Roman" w:eastAsia="SimSun" w:cs="Times New Roman"/>
          <w:i w:val="0"/>
          <w:iCs w:val="0"/>
          <w:caps w:val="0"/>
          <w:color w:val="222222"/>
          <w:spacing w:val="0"/>
          <w:sz w:val="24"/>
          <w:szCs w:val="24"/>
          <w:shd w:val="clear" w:fill="FFFFFF"/>
        </w:rPr>
        <w:t>(3), 447-489.</w:t>
      </w:r>
    </w:p>
    <w:p w14:paraId="30714E9D">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Fiolleau, K., MacTavish, C., Osecki, E., &amp; Thorne, L. (2024). An Exploration of Technological Innovations in the Audit Industry: Disruption Theory Applied to a Regulated Industry. </w:t>
      </w:r>
      <w:r>
        <w:rPr>
          <w:rFonts w:hint="default" w:ascii="Times New Roman" w:hAnsi="Times New Roman" w:eastAsia="SimSun" w:cs="Times New Roman"/>
          <w:i/>
          <w:iCs/>
          <w:color w:val="222222"/>
          <w:sz w:val="24"/>
          <w:szCs w:val="24"/>
          <w:shd w:val="clear" w:color="auto" w:fill="FFFFFF"/>
        </w:rPr>
        <w:t>Accounting Perspectives</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23</w:t>
      </w:r>
      <w:r>
        <w:rPr>
          <w:rFonts w:hint="default" w:ascii="Times New Roman" w:hAnsi="Times New Roman" w:eastAsia="SimSun" w:cs="Times New Roman"/>
          <w:color w:val="222222"/>
          <w:sz w:val="24"/>
          <w:szCs w:val="24"/>
          <w:shd w:val="clear" w:color="auto" w:fill="FFFFFF"/>
        </w:rPr>
        <w:t>(3), 403-445.</w:t>
      </w:r>
    </w:p>
    <w:p w14:paraId="73D77ADE">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George, J. (2022). Optimizing hybrid and multi-cloud architectures for real-time data streaming and analytics: Strategies for scalability and integration. </w:t>
      </w:r>
      <w:r>
        <w:rPr>
          <w:rFonts w:hint="default" w:ascii="Times New Roman" w:hAnsi="Times New Roman" w:eastAsia="SimSun" w:cs="Times New Roman"/>
          <w:i/>
          <w:iCs/>
          <w:color w:val="222222"/>
          <w:sz w:val="24"/>
          <w:szCs w:val="24"/>
          <w:shd w:val="clear" w:color="auto" w:fill="FFFFFF"/>
        </w:rPr>
        <w:t>World Journal of Advanced Engineering Technology and Sciences</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7</w:t>
      </w:r>
      <w:r>
        <w:rPr>
          <w:rFonts w:hint="default" w:ascii="Times New Roman" w:hAnsi="Times New Roman" w:eastAsia="SimSun" w:cs="Times New Roman"/>
          <w:color w:val="222222"/>
          <w:sz w:val="24"/>
          <w:szCs w:val="24"/>
          <w:shd w:val="clear" w:color="auto" w:fill="FFFFFF"/>
        </w:rPr>
        <w:t>(1), 10-30574.</w:t>
      </w:r>
    </w:p>
    <w:p w14:paraId="7E18876C">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Hamdam, A., Jusoh, R., Yahya, Y., Abdul Jalil, A., &amp; Zainal Abidin, N. H. (2022). Auditor judgment and decision-making in big data environment: a proposed research framework. </w:t>
      </w:r>
      <w:r>
        <w:rPr>
          <w:rFonts w:hint="default" w:ascii="Times New Roman" w:hAnsi="Times New Roman" w:eastAsia="SimSun" w:cs="Times New Roman"/>
          <w:i/>
          <w:iCs/>
          <w:color w:val="222222"/>
          <w:sz w:val="24"/>
          <w:szCs w:val="24"/>
          <w:shd w:val="clear" w:color="auto" w:fill="FFFFFF"/>
        </w:rPr>
        <w:t>Accounting Research Journal</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35</w:t>
      </w:r>
      <w:r>
        <w:rPr>
          <w:rFonts w:hint="default" w:ascii="Times New Roman" w:hAnsi="Times New Roman" w:eastAsia="SimSun" w:cs="Times New Roman"/>
          <w:color w:val="222222"/>
          <w:sz w:val="24"/>
          <w:szCs w:val="24"/>
          <w:shd w:val="clear" w:color="auto" w:fill="FFFFFF"/>
        </w:rPr>
        <w:t>(1), 55-70.</w:t>
      </w:r>
    </w:p>
    <w:p w14:paraId="1DE69753">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Hassan, A., Salleh, N., Ismail, M. N., Ahmad, M. N., &amp; Hussin, A. R. C. (2023). Empirical evaluation of continuous auditing system use: a systematic review. </w:t>
      </w:r>
      <w:r>
        <w:rPr>
          <w:rFonts w:hint="default" w:ascii="Times New Roman" w:hAnsi="Times New Roman" w:eastAsia="SimSun" w:cs="Times New Roman"/>
          <w:i/>
          <w:iCs/>
          <w:color w:val="222222"/>
          <w:sz w:val="24"/>
          <w:szCs w:val="24"/>
          <w:shd w:val="clear" w:color="auto" w:fill="FFFFFF"/>
        </w:rPr>
        <w:t>International Journal of Electrical and Computer Engineering</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13</w:t>
      </w:r>
      <w:r>
        <w:rPr>
          <w:rFonts w:hint="default" w:ascii="Times New Roman" w:hAnsi="Times New Roman" w:eastAsia="SimSun" w:cs="Times New Roman"/>
          <w:color w:val="222222"/>
          <w:sz w:val="24"/>
          <w:szCs w:val="24"/>
          <w:shd w:val="clear" w:color="auto" w:fill="FFFFFF"/>
        </w:rPr>
        <w:t>(1), 796.</w:t>
      </w:r>
    </w:p>
    <w:p w14:paraId="1861C07E">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Henriques, J. P. M. (2024). </w:t>
      </w:r>
      <w:r>
        <w:rPr>
          <w:rFonts w:hint="default" w:ascii="Times New Roman" w:hAnsi="Times New Roman" w:eastAsia="SimSun" w:cs="Times New Roman"/>
          <w:i/>
          <w:iCs/>
          <w:color w:val="222222"/>
          <w:sz w:val="24"/>
          <w:szCs w:val="24"/>
          <w:shd w:val="clear" w:color="auto" w:fill="FFFFFF"/>
        </w:rPr>
        <w:t>Audit Compliance and Forensics Frameworks for Improved Critical Infrastructure Protection</w:t>
      </w:r>
      <w:r>
        <w:rPr>
          <w:rFonts w:hint="default" w:ascii="Times New Roman" w:hAnsi="Times New Roman" w:eastAsia="SimSun" w:cs="Times New Roman"/>
          <w:color w:val="222222"/>
          <w:sz w:val="24"/>
          <w:szCs w:val="24"/>
          <w:shd w:val="clear" w:color="auto" w:fill="FFFFFF"/>
        </w:rPr>
        <w:t> (Doctoral dissertation, Universidade de Coimbra).</w:t>
      </w:r>
    </w:p>
    <w:p w14:paraId="7F0E4E55">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Hezam, Y. A., Anthonysamy, L., &amp; Suppiah, S. D. K. (2023). Big data analytics and auditing: A review and synthesis of literature. </w:t>
      </w:r>
      <w:r>
        <w:rPr>
          <w:rFonts w:hint="default" w:ascii="Times New Roman" w:hAnsi="Times New Roman" w:eastAsia="SimSun" w:cs="Times New Roman"/>
          <w:i/>
          <w:iCs/>
          <w:color w:val="222222"/>
          <w:sz w:val="24"/>
          <w:szCs w:val="24"/>
          <w:shd w:val="clear" w:color="auto" w:fill="FFFFFF"/>
        </w:rPr>
        <w:t>Emerging Science Journal</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7</w:t>
      </w:r>
      <w:r>
        <w:rPr>
          <w:rFonts w:hint="default" w:ascii="Times New Roman" w:hAnsi="Times New Roman" w:eastAsia="SimSun" w:cs="Times New Roman"/>
          <w:color w:val="222222"/>
          <w:sz w:val="24"/>
          <w:szCs w:val="24"/>
          <w:shd w:val="clear" w:color="auto" w:fill="FFFFFF"/>
        </w:rPr>
        <w:t>(2), 629-642.</w:t>
      </w:r>
    </w:p>
    <w:p w14:paraId="0D441141">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Hilal, W., Gadsden, S. A., &amp; Yawney, J. (2022). Financial fraud: a review of anomaly detection techniques and recent advances. </w:t>
      </w:r>
      <w:r>
        <w:rPr>
          <w:rFonts w:hint="default" w:ascii="Times New Roman" w:hAnsi="Times New Roman" w:eastAsia="SimSun" w:cs="Times New Roman"/>
          <w:i/>
          <w:iCs/>
          <w:color w:val="222222"/>
          <w:sz w:val="24"/>
          <w:szCs w:val="24"/>
          <w:shd w:val="clear" w:color="auto" w:fill="FFFFFF"/>
        </w:rPr>
        <w:t>Expert systems With applications</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193</w:t>
      </w:r>
      <w:r>
        <w:rPr>
          <w:rFonts w:hint="default" w:ascii="Times New Roman" w:hAnsi="Times New Roman" w:eastAsia="SimSun" w:cs="Times New Roman"/>
          <w:color w:val="222222"/>
          <w:sz w:val="24"/>
          <w:szCs w:val="24"/>
          <w:shd w:val="clear" w:color="auto" w:fill="FFFFFF"/>
        </w:rPr>
        <w:t>, 116429.</w:t>
      </w:r>
    </w:p>
    <w:p w14:paraId="28E17B68">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Ilori, O., Nwosu, N. T., &amp; Naiho, H. N. N. (2024). Advanced data analytics in internal audits: A conceptual framework for comprehensive risk assessment and fraud detection. </w:t>
      </w:r>
      <w:r>
        <w:rPr>
          <w:rFonts w:hint="default" w:ascii="Times New Roman" w:hAnsi="Times New Roman" w:eastAsia="SimSun" w:cs="Times New Roman"/>
          <w:i/>
          <w:iCs/>
          <w:color w:val="222222"/>
          <w:sz w:val="24"/>
          <w:szCs w:val="24"/>
          <w:shd w:val="clear" w:color="auto" w:fill="FFFFFF"/>
        </w:rPr>
        <w:t>Finance &amp; Accounting Research Journal</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6</w:t>
      </w:r>
      <w:r>
        <w:rPr>
          <w:rFonts w:hint="default" w:ascii="Times New Roman" w:hAnsi="Times New Roman" w:eastAsia="SimSun" w:cs="Times New Roman"/>
          <w:color w:val="222222"/>
          <w:sz w:val="24"/>
          <w:szCs w:val="24"/>
          <w:shd w:val="clear" w:color="auto" w:fill="FFFFFF"/>
        </w:rPr>
        <w:t>(6), 931-952.</w:t>
      </w:r>
      <w:r>
        <w:rPr>
          <w:rFonts w:hint="default" w:ascii="Times New Roman" w:hAnsi="Times New Roman" w:eastAsia="SimSun" w:cs="Times New Roman"/>
          <w:color w:val="222222"/>
          <w:sz w:val="24"/>
          <w:szCs w:val="24"/>
          <w:shd w:val="clear" w:color="auto" w:fill="FFFFFF"/>
        </w:rPr>
        <w:br w:type="textWrapping"/>
      </w:r>
    </w:p>
    <w:p w14:paraId="76A71573">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Javaid, H. A. (2024). Improving fraud detection and risk assessment in financial service using predictive analytics and data mining. </w:t>
      </w:r>
      <w:r>
        <w:rPr>
          <w:rFonts w:hint="default" w:ascii="Times New Roman" w:hAnsi="Times New Roman" w:eastAsia="SimSun" w:cs="Times New Roman"/>
          <w:i/>
          <w:iCs/>
          <w:color w:val="222222"/>
          <w:sz w:val="24"/>
          <w:szCs w:val="24"/>
          <w:shd w:val="clear" w:color="auto" w:fill="FFFFFF"/>
        </w:rPr>
        <w:t>Integrated Journal of Science and Technology</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1</w:t>
      </w:r>
      <w:r>
        <w:rPr>
          <w:rFonts w:hint="default" w:ascii="Times New Roman" w:hAnsi="Times New Roman" w:eastAsia="SimSun" w:cs="Times New Roman"/>
          <w:color w:val="222222"/>
          <w:sz w:val="24"/>
          <w:szCs w:val="24"/>
          <w:shd w:val="clear" w:color="auto" w:fill="FFFFFF"/>
        </w:rPr>
        <w:t>(3).</w:t>
      </w:r>
    </w:p>
    <w:p w14:paraId="5CFED7C1">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Johnson-Rokosu, S. F., &amp; Enobi, A. (2025). Behavioral Analytics and Forensic Accounting: Understanding the Human Element in Fraud.</w:t>
      </w:r>
    </w:p>
    <w:p w14:paraId="26275C4B">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Joshi, A. P., &amp; Patel, B. V. (2021). Data preprocessing: the techniques for preparing clean and quality data for data analytics process. </w:t>
      </w:r>
      <w:r>
        <w:rPr>
          <w:rFonts w:hint="default" w:ascii="Times New Roman" w:hAnsi="Times New Roman" w:eastAsia="SimSun" w:cs="Times New Roman"/>
          <w:i/>
          <w:iCs/>
          <w:color w:val="222222"/>
          <w:sz w:val="24"/>
          <w:szCs w:val="24"/>
          <w:shd w:val="clear" w:color="auto" w:fill="FFFFFF"/>
        </w:rPr>
        <w:t>Orient. J. Comput. Sci. Technol</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13</w:t>
      </w:r>
      <w:r>
        <w:rPr>
          <w:rFonts w:hint="default" w:ascii="Times New Roman" w:hAnsi="Times New Roman" w:eastAsia="SimSun" w:cs="Times New Roman"/>
          <w:color w:val="222222"/>
          <w:sz w:val="24"/>
          <w:szCs w:val="24"/>
          <w:shd w:val="clear" w:color="auto" w:fill="FFFFFF"/>
        </w:rPr>
        <w:t>(0203), 78-81.</w:t>
      </w:r>
    </w:p>
    <w:p w14:paraId="66B6A617">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Kothandapani, H. P. (2025). AI-Driven Regulatory Compliance: Transforming Financial Oversight through Large Language Models and Automation. </w:t>
      </w:r>
      <w:r>
        <w:rPr>
          <w:rFonts w:hint="default" w:ascii="Times New Roman" w:hAnsi="Times New Roman" w:eastAsia="SimSun" w:cs="Times New Roman"/>
          <w:i/>
          <w:iCs/>
          <w:color w:val="222222"/>
          <w:sz w:val="24"/>
          <w:szCs w:val="24"/>
          <w:shd w:val="clear" w:color="auto" w:fill="FFFFFF"/>
        </w:rPr>
        <w:t>Emerging Science Research</w:t>
      </w:r>
      <w:r>
        <w:rPr>
          <w:rFonts w:hint="default" w:ascii="Times New Roman" w:hAnsi="Times New Roman" w:eastAsia="SimSun" w:cs="Times New Roman"/>
          <w:color w:val="222222"/>
          <w:sz w:val="24"/>
          <w:szCs w:val="24"/>
          <w:shd w:val="clear" w:color="auto" w:fill="FFFFFF"/>
        </w:rPr>
        <w:t>, 12-24.</w:t>
      </w:r>
    </w:p>
    <w:p w14:paraId="306D01E1">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Landers, R. N., &amp; Behrend, T. S. (2023). Auditing the AI auditors: A framework for evaluating fairness and bias in high stakes AI predictive models. </w:t>
      </w:r>
      <w:r>
        <w:rPr>
          <w:rFonts w:hint="default" w:ascii="Times New Roman" w:hAnsi="Times New Roman" w:eastAsia="SimSun" w:cs="Times New Roman"/>
          <w:i/>
          <w:iCs/>
          <w:color w:val="222222"/>
          <w:sz w:val="24"/>
          <w:szCs w:val="24"/>
          <w:shd w:val="clear" w:color="auto" w:fill="FFFFFF"/>
        </w:rPr>
        <w:t>American Psychologist</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78</w:t>
      </w:r>
      <w:r>
        <w:rPr>
          <w:rFonts w:hint="default" w:ascii="Times New Roman" w:hAnsi="Times New Roman" w:eastAsia="SimSun" w:cs="Times New Roman"/>
          <w:color w:val="222222"/>
          <w:sz w:val="24"/>
          <w:szCs w:val="24"/>
          <w:shd w:val="clear" w:color="auto" w:fill="FFFFFF"/>
        </w:rPr>
        <w:t>(1), 36.</w:t>
      </w:r>
    </w:p>
    <w:p w14:paraId="358A8098">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Lokanan, M. (2024). Harnessing Exploratory Data Analysis for Robust Financial Fraud Detection and Model Enhancement.</w:t>
      </w:r>
    </w:p>
    <w:p w14:paraId="124BAFEC">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Machireddy, J. R. (2022). Integrating predictive modeling with policy interventions to address fraud, waste, and abuse (fwa) in us healthcare systems. </w:t>
      </w:r>
      <w:r>
        <w:rPr>
          <w:rFonts w:hint="default" w:ascii="Times New Roman" w:hAnsi="Times New Roman" w:eastAsia="SimSun" w:cs="Times New Roman"/>
          <w:i/>
          <w:iCs/>
          <w:color w:val="222222"/>
          <w:sz w:val="24"/>
          <w:szCs w:val="24"/>
          <w:shd w:val="clear" w:color="auto" w:fill="FFFFFF"/>
        </w:rPr>
        <w:t>Advances in Computational Systems, Algorithms, and Emerging Technologies</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7</w:t>
      </w:r>
      <w:r>
        <w:rPr>
          <w:rFonts w:hint="default" w:ascii="Times New Roman" w:hAnsi="Times New Roman" w:eastAsia="SimSun" w:cs="Times New Roman"/>
          <w:color w:val="222222"/>
          <w:sz w:val="24"/>
          <w:szCs w:val="24"/>
          <w:shd w:val="clear" w:color="auto" w:fill="FFFFFF"/>
        </w:rPr>
        <w:t>(1), 35-65.</w:t>
      </w:r>
    </w:p>
    <w:p w14:paraId="4AEC3F8D">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Mai, L. P. (2022). Changes in competencies, capabilities, and decision-making in the accounting profession as a result of information digitalization and big data analytics/artificial intelligence.</w:t>
      </w:r>
    </w:p>
    <w:p w14:paraId="2D38818E">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Malempati, M. (2025). </w:t>
      </w:r>
      <w:r>
        <w:rPr>
          <w:rFonts w:hint="default" w:ascii="Times New Roman" w:hAnsi="Times New Roman" w:eastAsia="SimSun" w:cs="Times New Roman"/>
          <w:i/>
          <w:iCs/>
          <w:color w:val="222222"/>
          <w:sz w:val="24"/>
          <w:szCs w:val="24"/>
          <w:shd w:val="clear" w:color="auto" w:fill="FFFFFF"/>
        </w:rPr>
        <w:t>The Intelligent Ledger: Harnessing Artificial Intelligence, Big Data, and Cloud Power to Revolutionize Finance, Credit, and Security</w:t>
      </w:r>
      <w:r>
        <w:rPr>
          <w:rFonts w:hint="default" w:ascii="Times New Roman" w:hAnsi="Times New Roman" w:eastAsia="SimSun" w:cs="Times New Roman"/>
          <w:color w:val="222222"/>
          <w:sz w:val="24"/>
          <w:szCs w:val="24"/>
          <w:shd w:val="clear" w:color="auto" w:fill="FFFFFF"/>
        </w:rPr>
        <w:t>. Deep Science Publishing.</w:t>
      </w:r>
    </w:p>
    <w:p w14:paraId="0F5BB649">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Naoufal, G. (2024). Continuous auditing/continuous monitoring. In </w:t>
      </w:r>
      <w:r>
        <w:rPr>
          <w:rFonts w:hint="default" w:ascii="Times New Roman" w:hAnsi="Times New Roman" w:eastAsia="SimSun" w:cs="Times New Roman"/>
          <w:i/>
          <w:iCs/>
          <w:color w:val="222222"/>
          <w:sz w:val="24"/>
          <w:szCs w:val="24"/>
          <w:shd w:val="clear" w:color="auto" w:fill="FFFFFF"/>
        </w:rPr>
        <w:t>Continuous Auditing with AI in the Public Sector</w:t>
      </w:r>
      <w:r>
        <w:rPr>
          <w:rFonts w:hint="default" w:ascii="Times New Roman" w:hAnsi="Times New Roman" w:eastAsia="SimSun" w:cs="Times New Roman"/>
          <w:color w:val="222222"/>
          <w:sz w:val="24"/>
          <w:szCs w:val="24"/>
          <w:shd w:val="clear" w:color="auto" w:fill="FFFFFF"/>
        </w:rPr>
        <w:t> (pp. 143-162). CRC Press.</w:t>
      </w:r>
    </w:p>
    <w:p w14:paraId="01AAB9C0">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Nogueira, D. M., Simões, M., Ferreira, C., Ribeiro, R. P., Martínez-Rego, D., Cai, A., &amp; Gama, J. (2025). Survey on Detection of Fraudulent Documents. Authorea Preprints.</w:t>
      </w:r>
    </w:p>
    <w:p w14:paraId="7051AD94">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Nouri, Z. (2024). </w:t>
      </w:r>
      <w:r>
        <w:rPr>
          <w:rFonts w:hint="default" w:ascii="Times New Roman" w:hAnsi="Times New Roman" w:eastAsia="SimSun" w:cs="Times New Roman"/>
          <w:i/>
          <w:iCs/>
          <w:color w:val="222222"/>
          <w:sz w:val="24"/>
          <w:szCs w:val="24"/>
          <w:shd w:val="clear" w:color="auto" w:fill="FFFFFF"/>
        </w:rPr>
        <w:t>Financial Audit Using Data Analytics</w:t>
      </w:r>
      <w:r>
        <w:rPr>
          <w:rFonts w:hint="default" w:ascii="Times New Roman" w:hAnsi="Times New Roman" w:eastAsia="SimSun" w:cs="Times New Roman"/>
          <w:color w:val="222222"/>
          <w:sz w:val="24"/>
          <w:szCs w:val="24"/>
          <w:shd w:val="clear" w:color="auto" w:fill="FFFFFF"/>
        </w:rPr>
        <w:t> (Master's thesis, Universidade NOVA de Lisboa (Portugal)).</w:t>
      </w:r>
    </w:p>
    <w:p w14:paraId="42316847">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Oko-Odion, C., &amp; Udoh, O. R. (2024). Leveraging technology in internal audit processes for streamlined management and risk oversight.</w:t>
      </w:r>
    </w:p>
    <w:p w14:paraId="607A46F9">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Oliveira, J., &amp; Ribeiro, P. J. (2022). Technological developments and new hybrid roles in accounting and finance. In </w:t>
      </w:r>
      <w:r>
        <w:rPr>
          <w:rFonts w:hint="default" w:ascii="Times New Roman" w:hAnsi="Times New Roman" w:eastAsia="SimSun" w:cs="Times New Roman"/>
          <w:i/>
          <w:iCs/>
          <w:color w:val="222222"/>
          <w:sz w:val="24"/>
          <w:szCs w:val="24"/>
          <w:shd w:val="clear" w:color="auto" w:fill="FFFFFF"/>
        </w:rPr>
        <w:t>The Routledge Handbook of Accounting Information Systems</w:t>
      </w:r>
      <w:r>
        <w:rPr>
          <w:rFonts w:hint="default" w:ascii="Times New Roman" w:hAnsi="Times New Roman" w:eastAsia="SimSun" w:cs="Times New Roman"/>
          <w:color w:val="222222"/>
          <w:sz w:val="24"/>
          <w:szCs w:val="24"/>
          <w:shd w:val="clear" w:color="auto" w:fill="FFFFFF"/>
        </w:rPr>
        <w:t> (pp. 156-170). Routledge.</w:t>
      </w:r>
    </w:p>
    <w:p w14:paraId="7475979A">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Pamisetty, V. (2021). Integrating Predictive Analytics and IT Infrastructure for Advanced Government Financial Management and Fraud Detection. </w:t>
      </w:r>
      <w:r>
        <w:rPr>
          <w:rFonts w:hint="default" w:ascii="Times New Roman" w:hAnsi="Times New Roman" w:eastAsia="SimSun" w:cs="Times New Roman"/>
          <w:i/>
          <w:iCs/>
          <w:color w:val="222222"/>
          <w:sz w:val="24"/>
          <w:szCs w:val="24"/>
          <w:shd w:val="clear" w:color="auto" w:fill="FFFFFF"/>
        </w:rPr>
        <w:t>Available at SSRN 5275676</w:t>
      </w:r>
      <w:r>
        <w:rPr>
          <w:rFonts w:hint="default" w:ascii="Times New Roman" w:hAnsi="Times New Roman" w:eastAsia="SimSun" w:cs="Times New Roman"/>
          <w:color w:val="222222"/>
          <w:sz w:val="24"/>
          <w:szCs w:val="24"/>
          <w:shd w:val="clear" w:color="auto" w:fill="FFFFFF"/>
        </w:rPr>
        <w:t>.</w:t>
      </w:r>
    </w:p>
    <w:p w14:paraId="1B1A2811">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Pamisetty, V. (2021). Integrating Predictive Analytics and IT Infrastructure for Advanced Government Financial Management and Fraud Detection. </w:t>
      </w:r>
      <w:r>
        <w:rPr>
          <w:rFonts w:hint="default" w:ascii="Times New Roman" w:hAnsi="Times New Roman" w:eastAsia="SimSun" w:cs="Times New Roman"/>
          <w:i/>
          <w:iCs/>
          <w:color w:val="222222"/>
          <w:sz w:val="24"/>
          <w:szCs w:val="24"/>
          <w:shd w:val="clear" w:color="auto" w:fill="FFFFFF"/>
        </w:rPr>
        <w:t>Available at SSRN 5275676</w:t>
      </w:r>
      <w:r>
        <w:rPr>
          <w:rFonts w:hint="default" w:ascii="Times New Roman" w:hAnsi="Times New Roman" w:eastAsia="SimSun" w:cs="Times New Roman"/>
          <w:color w:val="222222"/>
          <w:sz w:val="24"/>
          <w:szCs w:val="24"/>
          <w:shd w:val="clear" w:color="auto" w:fill="FFFFFF"/>
        </w:rPr>
        <w:t>.</w:t>
      </w:r>
    </w:p>
    <w:p w14:paraId="7C6D9613">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Panchapakesan, A., Anandaram, H., Sridevi, L., Sathish, K. M., Dhivya, P., Parameswari, S., ... &amp; Kapadia, H. (2025). Enhancing Audit Effectiveness Through Strategic Data Analytics. In </w:t>
      </w:r>
      <w:r>
        <w:rPr>
          <w:rFonts w:hint="default" w:ascii="Times New Roman" w:hAnsi="Times New Roman" w:eastAsia="SimSun" w:cs="Times New Roman"/>
          <w:i/>
          <w:iCs/>
          <w:color w:val="222222"/>
          <w:sz w:val="24"/>
          <w:szCs w:val="24"/>
          <w:shd w:val="clear" w:color="auto" w:fill="FFFFFF"/>
        </w:rPr>
        <w:t>Machine Learning and Modeling Techniques in Financial Data Science</w:t>
      </w:r>
      <w:r>
        <w:rPr>
          <w:rFonts w:hint="default" w:ascii="Times New Roman" w:hAnsi="Times New Roman" w:eastAsia="SimSun" w:cs="Times New Roman"/>
          <w:color w:val="222222"/>
          <w:sz w:val="24"/>
          <w:szCs w:val="24"/>
          <w:shd w:val="clear" w:color="auto" w:fill="FFFFFF"/>
        </w:rPr>
        <w:t> (pp. 231-252). IGI Global Scientific Publishing.</w:t>
      </w:r>
    </w:p>
    <w:p w14:paraId="67098FAE">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Pinto, A. R. O. (2024). </w:t>
      </w:r>
      <w:r>
        <w:rPr>
          <w:rFonts w:hint="default" w:ascii="Times New Roman" w:hAnsi="Times New Roman" w:eastAsia="SimSun" w:cs="Times New Roman"/>
          <w:i/>
          <w:iCs/>
          <w:color w:val="222222"/>
          <w:sz w:val="24"/>
          <w:szCs w:val="24"/>
          <w:shd w:val="clear" w:color="auto" w:fill="FFFFFF"/>
        </w:rPr>
        <w:t>A Framework for Leveraging it Audit Using Artificial Intelligence</w:t>
      </w:r>
      <w:r>
        <w:rPr>
          <w:rFonts w:hint="default" w:ascii="Times New Roman" w:hAnsi="Times New Roman" w:eastAsia="SimSun" w:cs="Times New Roman"/>
          <w:color w:val="222222"/>
          <w:sz w:val="24"/>
          <w:szCs w:val="24"/>
          <w:shd w:val="clear" w:color="auto" w:fill="FFFFFF"/>
        </w:rPr>
        <w:t> (Master's thesis, Universidade NOVA de Lisboa (Portugal)).</w:t>
      </w:r>
    </w:p>
    <w:p w14:paraId="647CA9A7">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Pinto, A. R. O. (2024). </w:t>
      </w:r>
      <w:r>
        <w:rPr>
          <w:rFonts w:hint="default" w:ascii="Times New Roman" w:hAnsi="Times New Roman" w:eastAsia="SimSun" w:cs="Times New Roman"/>
          <w:i/>
          <w:iCs/>
          <w:color w:val="222222"/>
          <w:sz w:val="24"/>
          <w:szCs w:val="24"/>
          <w:shd w:val="clear" w:color="auto" w:fill="FFFFFF"/>
        </w:rPr>
        <w:t>A Framework for Leveraging it Audit Using Artificial Intelligence</w:t>
      </w:r>
      <w:r>
        <w:rPr>
          <w:rFonts w:hint="default" w:ascii="Times New Roman" w:hAnsi="Times New Roman" w:eastAsia="SimSun" w:cs="Times New Roman"/>
          <w:color w:val="222222"/>
          <w:sz w:val="24"/>
          <w:szCs w:val="24"/>
          <w:shd w:val="clear" w:color="auto" w:fill="FFFFFF"/>
        </w:rPr>
        <w:t> (Master's thesis, Universidade NOVA de Lisboa (Portugal)).</w:t>
      </w:r>
    </w:p>
    <w:p w14:paraId="35EF6134">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Pizzini, M., &amp; Sterin, M. (2025). The relation between cash reserves, governance, and donations in nonprofit organizations. </w:t>
      </w:r>
      <w:r>
        <w:rPr>
          <w:rFonts w:hint="default" w:ascii="Times New Roman" w:hAnsi="Times New Roman" w:eastAsia="SimSun" w:cs="Times New Roman"/>
          <w:i/>
          <w:iCs/>
          <w:color w:val="222222"/>
          <w:sz w:val="24"/>
          <w:szCs w:val="24"/>
          <w:shd w:val="clear" w:color="auto" w:fill="FFFFFF"/>
        </w:rPr>
        <w:t>Journal of Accounting, Auditing &amp; Finance</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40</w:t>
      </w:r>
      <w:r>
        <w:rPr>
          <w:rFonts w:hint="default" w:ascii="Times New Roman" w:hAnsi="Times New Roman" w:eastAsia="SimSun" w:cs="Times New Roman"/>
          <w:color w:val="222222"/>
          <w:sz w:val="24"/>
          <w:szCs w:val="24"/>
          <w:shd w:val="clear" w:color="auto" w:fill="FFFFFF"/>
        </w:rPr>
        <w:t>(1), 139-164.</w:t>
      </w:r>
    </w:p>
    <w:p w14:paraId="67D6B63C">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Popoola, N. T. (2023). Big data-driven financial fraud detection and anomaly detection systems for regulatory compliance and market stability. </w:t>
      </w:r>
      <w:r>
        <w:rPr>
          <w:rFonts w:hint="default" w:ascii="Times New Roman" w:hAnsi="Times New Roman" w:eastAsia="SimSun" w:cs="Times New Roman"/>
          <w:i/>
          <w:iCs/>
          <w:color w:val="222222"/>
          <w:sz w:val="24"/>
          <w:szCs w:val="24"/>
          <w:shd w:val="clear" w:color="auto" w:fill="FFFFFF"/>
        </w:rPr>
        <w:t>Int. J. Comput. Appl. Technol. Res</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12</w:t>
      </w:r>
      <w:r>
        <w:rPr>
          <w:rFonts w:hint="default" w:ascii="Times New Roman" w:hAnsi="Times New Roman" w:eastAsia="SimSun" w:cs="Times New Roman"/>
          <w:color w:val="222222"/>
          <w:sz w:val="24"/>
          <w:szCs w:val="24"/>
          <w:shd w:val="clear" w:color="auto" w:fill="FFFFFF"/>
        </w:rPr>
        <w:t>(09), 32-46.</w:t>
      </w:r>
    </w:p>
    <w:p w14:paraId="3D6D94D3">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Prosper, J. (2025). Data Conversion Failures and Their Influence on Fraud Detection and Audit Accuracy in Medicare and Medicaid.</w:t>
      </w:r>
    </w:p>
    <w:p w14:paraId="4762F5C3">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Qatawneh, A. M. (2024). The role of artificial intelligence in auditing and fraud detection in accounting information systems: moderating role of natural language processing. </w:t>
      </w:r>
      <w:r>
        <w:rPr>
          <w:rFonts w:hint="default" w:ascii="Times New Roman" w:hAnsi="Times New Roman" w:eastAsia="SimSun" w:cs="Times New Roman"/>
          <w:i/>
          <w:iCs/>
          <w:color w:val="222222"/>
          <w:sz w:val="24"/>
          <w:szCs w:val="24"/>
          <w:shd w:val="clear" w:color="auto" w:fill="FFFFFF"/>
        </w:rPr>
        <w:t>International Journal of Organizational Analysis</w:t>
      </w:r>
      <w:r>
        <w:rPr>
          <w:rFonts w:hint="default" w:ascii="Times New Roman" w:hAnsi="Times New Roman" w:eastAsia="SimSun" w:cs="Times New Roman"/>
          <w:color w:val="222222"/>
          <w:sz w:val="24"/>
          <w:szCs w:val="24"/>
          <w:shd w:val="clear" w:color="auto" w:fill="FFFFFF"/>
        </w:rPr>
        <w:t>.</w:t>
      </w:r>
    </w:p>
    <w:p w14:paraId="724488D4">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Ruhnke, K. (2023). Empirical research frameworks in a changing world: The case of audit data analytics. </w:t>
      </w:r>
      <w:r>
        <w:rPr>
          <w:rFonts w:hint="default" w:ascii="Times New Roman" w:hAnsi="Times New Roman" w:eastAsia="SimSun" w:cs="Times New Roman"/>
          <w:i/>
          <w:iCs/>
          <w:color w:val="222222"/>
          <w:sz w:val="24"/>
          <w:szCs w:val="24"/>
          <w:shd w:val="clear" w:color="auto" w:fill="FFFFFF"/>
        </w:rPr>
        <w:t>Journal of International Accounting, Auditing and Taxation</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51</w:t>
      </w:r>
      <w:r>
        <w:rPr>
          <w:rFonts w:hint="default" w:ascii="Times New Roman" w:hAnsi="Times New Roman" w:eastAsia="SimSun" w:cs="Times New Roman"/>
          <w:color w:val="222222"/>
          <w:sz w:val="24"/>
          <w:szCs w:val="24"/>
          <w:shd w:val="clear" w:color="auto" w:fill="FFFFFF"/>
        </w:rPr>
        <w:t>, 100545.</w:t>
      </w:r>
    </w:p>
    <w:p w14:paraId="05B01A94">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Rumasukun, M. R. (2024). Developing auditor competencies through continuous training and education. </w:t>
      </w:r>
      <w:r>
        <w:rPr>
          <w:rFonts w:hint="default" w:ascii="Times New Roman" w:hAnsi="Times New Roman" w:eastAsia="SimSun" w:cs="Times New Roman"/>
          <w:i/>
          <w:iCs/>
          <w:color w:val="222222"/>
          <w:sz w:val="24"/>
          <w:szCs w:val="24"/>
          <w:shd w:val="clear" w:color="auto" w:fill="FFFFFF"/>
        </w:rPr>
        <w:t>Golden Ratio of Auditing Research</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4</w:t>
      </w:r>
      <w:r>
        <w:rPr>
          <w:rFonts w:hint="default" w:ascii="Times New Roman" w:hAnsi="Times New Roman" w:eastAsia="SimSun" w:cs="Times New Roman"/>
          <w:color w:val="222222"/>
          <w:sz w:val="24"/>
          <w:szCs w:val="24"/>
          <w:shd w:val="clear" w:color="auto" w:fill="FFFFFF"/>
        </w:rPr>
        <w:t>(1), 14-23.</w:t>
      </w:r>
    </w:p>
    <w:p w14:paraId="3EF81596">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Sarkola, M. (2023). Developing global system-based indirect purchasing in the case company.</w:t>
      </w:r>
    </w:p>
    <w:p w14:paraId="6475190B">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Sewpersadh, N. S. (2025). Adaptive structural audit processes as shaped by emerging technologies. </w:t>
      </w:r>
      <w:r>
        <w:rPr>
          <w:rFonts w:hint="default" w:ascii="Times New Roman" w:hAnsi="Times New Roman" w:eastAsia="SimSun" w:cs="Times New Roman"/>
          <w:i/>
          <w:iCs/>
          <w:color w:val="222222"/>
          <w:sz w:val="24"/>
          <w:szCs w:val="24"/>
          <w:shd w:val="clear" w:color="auto" w:fill="FFFFFF"/>
        </w:rPr>
        <w:t>International Journal of Accounting Information Systems</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56</w:t>
      </w:r>
      <w:r>
        <w:rPr>
          <w:rFonts w:hint="default" w:ascii="Times New Roman" w:hAnsi="Times New Roman" w:eastAsia="SimSun" w:cs="Times New Roman"/>
          <w:color w:val="222222"/>
          <w:sz w:val="24"/>
          <w:szCs w:val="24"/>
          <w:shd w:val="clear" w:color="auto" w:fill="FFFFFF"/>
        </w:rPr>
        <w:t>, 100735.</w:t>
      </w:r>
    </w:p>
    <w:p w14:paraId="6C935B07">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Sewpersadh, N. S. (2025). Adaptive structural audit processes as shaped by emerging technologies. </w:t>
      </w:r>
      <w:r>
        <w:rPr>
          <w:rFonts w:hint="default" w:ascii="Times New Roman" w:hAnsi="Times New Roman" w:eastAsia="SimSun" w:cs="Times New Roman"/>
          <w:i/>
          <w:iCs/>
          <w:color w:val="222222"/>
          <w:sz w:val="24"/>
          <w:szCs w:val="24"/>
          <w:shd w:val="clear" w:color="auto" w:fill="FFFFFF"/>
        </w:rPr>
        <w:t>International Journal of Accounting Information Systems</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56</w:t>
      </w:r>
      <w:r>
        <w:rPr>
          <w:rFonts w:hint="default" w:ascii="Times New Roman" w:hAnsi="Times New Roman" w:eastAsia="SimSun" w:cs="Times New Roman"/>
          <w:color w:val="222222"/>
          <w:sz w:val="24"/>
          <w:szCs w:val="24"/>
          <w:shd w:val="clear" w:color="auto" w:fill="FFFFFF"/>
        </w:rPr>
        <w:t>, 100735.</w:t>
      </w:r>
    </w:p>
    <w:p w14:paraId="306A3071">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Solano, M. C., &amp; Cruz, J. C. (2024). Integrating analytics in enterprise systems: A systematic literature review of impacts and innovations. </w:t>
      </w:r>
      <w:r>
        <w:rPr>
          <w:rFonts w:hint="default" w:ascii="Times New Roman" w:hAnsi="Times New Roman" w:eastAsia="SimSun" w:cs="Times New Roman"/>
          <w:i/>
          <w:iCs/>
          <w:color w:val="222222"/>
          <w:sz w:val="24"/>
          <w:szCs w:val="24"/>
          <w:shd w:val="clear" w:color="auto" w:fill="FFFFFF"/>
        </w:rPr>
        <w:t>Administrative sciences</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14</w:t>
      </w:r>
      <w:r>
        <w:rPr>
          <w:rFonts w:hint="default" w:ascii="Times New Roman" w:hAnsi="Times New Roman" w:eastAsia="SimSun" w:cs="Times New Roman"/>
          <w:color w:val="222222"/>
          <w:sz w:val="24"/>
          <w:szCs w:val="24"/>
          <w:shd w:val="clear" w:color="auto" w:fill="FFFFFF"/>
        </w:rPr>
        <w:t>(7), 138.</w:t>
      </w:r>
    </w:p>
    <w:p w14:paraId="0222E78E">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Sutisna, E. (2025). Evaluating Security Risks and the Impact of Analytic Technology on the Audit Process. </w:t>
      </w:r>
      <w:r>
        <w:rPr>
          <w:rFonts w:hint="default" w:ascii="Times New Roman" w:hAnsi="Times New Roman" w:eastAsia="SimSun" w:cs="Times New Roman"/>
          <w:i/>
          <w:iCs/>
          <w:color w:val="222222"/>
          <w:sz w:val="24"/>
          <w:szCs w:val="24"/>
          <w:shd w:val="clear" w:color="auto" w:fill="FFFFFF"/>
        </w:rPr>
        <w:t>Advances in Managerial Auditing Research</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3</w:t>
      </w:r>
      <w:r>
        <w:rPr>
          <w:rFonts w:hint="default" w:ascii="Times New Roman" w:hAnsi="Times New Roman" w:eastAsia="SimSun" w:cs="Times New Roman"/>
          <w:color w:val="222222"/>
          <w:sz w:val="24"/>
          <w:szCs w:val="24"/>
          <w:shd w:val="clear" w:color="auto" w:fill="FFFFFF"/>
        </w:rPr>
        <w:t>(1), 30-43.</w:t>
      </w:r>
    </w:p>
    <w:p w14:paraId="6421746A">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Syam, M., Djaddang, S., &amp; Roziq, M. (2025). The Digital Transformation of Auditing: Navigating the Challenges and Opportunities. </w:t>
      </w:r>
      <w:r>
        <w:rPr>
          <w:rFonts w:hint="default" w:ascii="Times New Roman" w:hAnsi="Times New Roman" w:eastAsia="SimSun" w:cs="Times New Roman"/>
          <w:i/>
          <w:iCs/>
          <w:color w:val="222222"/>
          <w:sz w:val="24"/>
          <w:szCs w:val="24"/>
          <w:shd w:val="clear" w:color="auto" w:fill="FFFFFF"/>
        </w:rPr>
        <w:t>Syahril and., Hasnawati and Roziq, Mohammad and., Harnovinsah</w:t>
      </w:r>
      <w:r>
        <w:rPr>
          <w:rFonts w:hint="default" w:ascii="Times New Roman" w:hAnsi="Times New Roman" w:eastAsia="SimSun" w:cs="Times New Roman"/>
          <w:color w:val="222222"/>
          <w:sz w:val="24"/>
          <w:szCs w:val="24"/>
          <w:shd w:val="clear" w:color="auto" w:fill="FFFFFF"/>
        </w:rPr>
        <w:t>.</w:t>
      </w:r>
    </w:p>
    <w:p w14:paraId="601057C7">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Thakkar, H., Fanuel, G. C., Datta, S., Bhadra, P., &amp; Dabhade, S. B. (2025). Optimizing Internal Audit Practices for Combatting Occupational Fraud: A Study of Data Analytic Tool Integration in Zimbabwean Listed Companies. </w:t>
      </w:r>
      <w:r>
        <w:rPr>
          <w:rFonts w:hint="default" w:ascii="Times New Roman" w:hAnsi="Times New Roman" w:eastAsia="SimSun" w:cs="Times New Roman"/>
          <w:i/>
          <w:iCs/>
          <w:color w:val="222222"/>
          <w:sz w:val="24"/>
          <w:szCs w:val="24"/>
          <w:shd w:val="clear" w:color="auto" w:fill="FFFFFF"/>
        </w:rPr>
        <w:t>International Research Journal of Multidisciplinary Scope</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6</w:t>
      </w:r>
      <w:r>
        <w:rPr>
          <w:rFonts w:hint="default" w:ascii="Times New Roman" w:hAnsi="Times New Roman" w:eastAsia="SimSun" w:cs="Times New Roman"/>
          <w:color w:val="222222"/>
          <w:sz w:val="24"/>
          <w:szCs w:val="24"/>
          <w:shd w:val="clear" w:color="auto" w:fill="FFFFFF"/>
        </w:rPr>
        <w:t>(1), 22-36.</w:t>
      </w:r>
    </w:p>
    <w:p w14:paraId="45131174">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Thakkar, H., Fanuel, G. C., Datta, S., Bhadra, P., &amp; Dabhade, S. B. (2025). Optimizing Internal Audit Practices for Combatting Occupational Fraud: A Study of Data Analytic Tool Integration in Zimbabwean Listed Companies. </w:t>
      </w:r>
      <w:r>
        <w:rPr>
          <w:rFonts w:hint="default" w:ascii="Times New Roman" w:hAnsi="Times New Roman" w:eastAsia="SimSun" w:cs="Times New Roman"/>
          <w:i/>
          <w:iCs/>
          <w:color w:val="222222"/>
          <w:sz w:val="24"/>
          <w:szCs w:val="24"/>
          <w:shd w:val="clear" w:color="auto" w:fill="FFFFFF"/>
        </w:rPr>
        <w:t>International Research Journal of Multidisciplinary Scope</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6</w:t>
      </w:r>
      <w:r>
        <w:rPr>
          <w:rFonts w:hint="default" w:ascii="Times New Roman" w:hAnsi="Times New Roman" w:eastAsia="SimSun" w:cs="Times New Roman"/>
          <w:color w:val="222222"/>
          <w:sz w:val="24"/>
          <w:szCs w:val="24"/>
          <w:shd w:val="clear" w:color="auto" w:fill="FFFFFF"/>
        </w:rPr>
        <w:t>(1), 22-36.</w:t>
      </w:r>
    </w:p>
    <w:p w14:paraId="4944EB3A">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Usul, H., &amp; Alpay, B. Y. (2025). Digital Transformation in Internal Audit: Paradigm Shifts, Emerging Risks, and Strategic Resilience. </w:t>
      </w:r>
      <w:r>
        <w:rPr>
          <w:rFonts w:hint="default" w:ascii="Times New Roman" w:hAnsi="Times New Roman" w:eastAsia="SimSun" w:cs="Times New Roman"/>
          <w:i/>
          <w:iCs/>
          <w:color w:val="222222"/>
          <w:sz w:val="24"/>
          <w:szCs w:val="24"/>
          <w:shd w:val="clear" w:color="auto" w:fill="FFFFFF"/>
        </w:rPr>
        <w:t>European Journal of Digital Economy Research</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6</w:t>
      </w:r>
      <w:r>
        <w:rPr>
          <w:rFonts w:hint="default" w:ascii="Times New Roman" w:hAnsi="Times New Roman" w:eastAsia="SimSun" w:cs="Times New Roman"/>
          <w:color w:val="222222"/>
          <w:sz w:val="24"/>
          <w:szCs w:val="24"/>
          <w:shd w:val="clear" w:color="auto" w:fill="FFFFFF"/>
        </w:rPr>
        <w:t>(1), 23-36.</w:t>
      </w:r>
    </w:p>
    <w:p w14:paraId="08B79810">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Vajpayee, A. (2023). The Role of Machine Learning in Automated Data Pipelines and Warehousing: Enhancing Data Integration, Transformation, and Analytics. </w:t>
      </w:r>
      <w:r>
        <w:rPr>
          <w:rFonts w:hint="default" w:ascii="Times New Roman" w:hAnsi="Times New Roman" w:eastAsia="SimSun" w:cs="Times New Roman"/>
          <w:i/>
          <w:iCs/>
          <w:color w:val="222222"/>
          <w:sz w:val="24"/>
          <w:szCs w:val="24"/>
          <w:shd w:val="clear" w:color="auto" w:fill="FFFFFF"/>
        </w:rPr>
        <w:t>ESP Journal of Engineering &amp; Technology Advancements</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3</w:t>
      </w:r>
      <w:r>
        <w:rPr>
          <w:rFonts w:hint="default" w:ascii="Times New Roman" w:hAnsi="Times New Roman" w:eastAsia="SimSun" w:cs="Times New Roman"/>
          <w:color w:val="222222"/>
          <w:sz w:val="24"/>
          <w:szCs w:val="24"/>
          <w:shd w:val="clear" w:color="auto" w:fill="FFFFFF"/>
        </w:rPr>
        <w:t>(3), 84-96.</w:t>
      </w:r>
    </w:p>
    <w:p w14:paraId="3DF91EA7">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Vesty, G., Kokshagina, O., Jansson, M., Cheong, F., &amp; Butler-Henderson, K. (2023). Accounting, valuing and investing in health care: dealing with outdated accounting models. </w:t>
      </w:r>
      <w:r>
        <w:rPr>
          <w:rFonts w:hint="default" w:ascii="Times New Roman" w:hAnsi="Times New Roman" w:eastAsia="SimSun" w:cs="Times New Roman"/>
          <w:i/>
          <w:iCs/>
          <w:color w:val="222222"/>
          <w:sz w:val="24"/>
          <w:szCs w:val="24"/>
          <w:shd w:val="clear" w:color="auto" w:fill="FFFFFF"/>
        </w:rPr>
        <w:t>Meditari Accountancy Research</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31</w:t>
      </w:r>
      <w:r>
        <w:rPr>
          <w:rFonts w:hint="default" w:ascii="Times New Roman" w:hAnsi="Times New Roman" w:eastAsia="SimSun" w:cs="Times New Roman"/>
          <w:color w:val="222222"/>
          <w:sz w:val="24"/>
          <w:szCs w:val="24"/>
          <w:shd w:val="clear" w:color="auto" w:fill="FFFFFF"/>
        </w:rPr>
        <w:t>(1), 52-77.</w:t>
      </w:r>
    </w:p>
    <w:p w14:paraId="67A8300A">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Wagener, M., Eulerich, M., &amp; Bonrath, A. (2025). From Pen-and-Paper to Technology-Driven Analytics: Technology Usage in Internal Auditing. </w:t>
      </w:r>
      <w:r>
        <w:rPr>
          <w:rFonts w:hint="default" w:ascii="Times New Roman" w:hAnsi="Times New Roman" w:eastAsia="SimSun" w:cs="Times New Roman"/>
          <w:i/>
          <w:iCs/>
          <w:color w:val="222222"/>
          <w:sz w:val="24"/>
          <w:szCs w:val="24"/>
          <w:shd w:val="clear" w:color="auto" w:fill="FFFFFF"/>
        </w:rPr>
        <w:t>Journal of Information Systems</w:t>
      </w:r>
      <w:r>
        <w:rPr>
          <w:rFonts w:hint="default" w:ascii="Times New Roman" w:hAnsi="Times New Roman" w:eastAsia="SimSun" w:cs="Times New Roman"/>
          <w:color w:val="222222"/>
          <w:sz w:val="24"/>
          <w:szCs w:val="24"/>
          <w:shd w:val="clear" w:color="auto" w:fill="FFFFFF"/>
        </w:rPr>
        <w:t>, 1-28.</w:t>
      </w:r>
    </w:p>
    <w:p w14:paraId="754DCEA9">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YV, P. K. (2021). Simple and effective descriptive analysis of missing data anomalies in smart home energy consumption readings. </w:t>
      </w:r>
      <w:r>
        <w:rPr>
          <w:rFonts w:hint="default" w:ascii="Times New Roman" w:hAnsi="Times New Roman" w:eastAsia="SimSun" w:cs="Times New Roman"/>
          <w:i/>
          <w:iCs/>
          <w:color w:val="222222"/>
          <w:sz w:val="24"/>
          <w:szCs w:val="24"/>
          <w:shd w:val="clear" w:color="auto" w:fill="FFFFFF"/>
        </w:rPr>
        <w:t>Journal of Energy Systems</w:t>
      </w:r>
      <w:r>
        <w:rPr>
          <w:rFonts w:hint="default" w:ascii="Times New Roman" w:hAnsi="Times New Roman" w:eastAsia="SimSun" w:cs="Times New Roman"/>
          <w:color w:val="222222"/>
          <w:sz w:val="24"/>
          <w:szCs w:val="24"/>
          <w:shd w:val="clear" w:color="auto" w:fill="FFFFFF"/>
        </w:rPr>
        <w:t>, </w:t>
      </w:r>
      <w:r>
        <w:rPr>
          <w:rFonts w:hint="default" w:ascii="Times New Roman" w:hAnsi="Times New Roman" w:eastAsia="SimSun" w:cs="Times New Roman"/>
          <w:i/>
          <w:iCs/>
          <w:color w:val="222222"/>
          <w:sz w:val="24"/>
          <w:szCs w:val="24"/>
          <w:shd w:val="clear" w:color="auto" w:fill="FFFFFF"/>
        </w:rPr>
        <w:t>5</w:t>
      </w:r>
      <w:r>
        <w:rPr>
          <w:rFonts w:hint="default" w:ascii="Times New Roman" w:hAnsi="Times New Roman" w:eastAsia="SimSun" w:cs="Times New Roman"/>
          <w:color w:val="222222"/>
          <w:sz w:val="24"/>
          <w:szCs w:val="24"/>
          <w:shd w:val="clear" w:color="auto" w:fill="FFFFFF"/>
        </w:rPr>
        <w:t>(3), 199-220.</w:t>
      </w:r>
    </w:p>
    <w:p w14:paraId="4EC7B5EE">
      <w:pPr>
        <w:keepNext w:val="0"/>
        <w:keepLines w:val="0"/>
        <w:pageBreakBefore w:val="0"/>
        <w:widowControl/>
        <w:kinsoku/>
        <w:wordWrap/>
        <w:overflowPunct/>
        <w:topLinePunct w:val="0"/>
        <w:autoSpaceDE/>
        <w:autoSpaceDN/>
        <w:bidi w:val="0"/>
        <w:adjustRightInd/>
        <w:snapToGrid/>
        <w:spacing w:line="480" w:lineRule="auto"/>
        <w:ind w:left="480" w:hanging="480" w:hangingChars="200"/>
        <w:jc w:val="both"/>
        <w:textAlignment w:val="auto"/>
        <w:rPr>
          <w:rFonts w:hint="default" w:ascii="Times New Roman" w:hAnsi="Times New Roman" w:eastAsia="SimSun" w:cs="Times New Roman"/>
          <w:color w:val="222222"/>
          <w:sz w:val="24"/>
          <w:szCs w:val="24"/>
          <w:shd w:val="clear" w:color="auto" w:fill="FFFFFF"/>
        </w:rPr>
      </w:pPr>
      <w:r>
        <w:rPr>
          <w:rFonts w:hint="default" w:ascii="Times New Roman" w:hAnsi="Times New Roman" w:eastAsia="SimSun" w:cs="Times New Roman"/>
          <w:color w:val="222222"/>
          <w:sz w:val="24"/>
          <w:szCs w:val="24"/>
          <w:shd w:val="clear" w:color="auto" w:fill="FFFFFF"/>
        </w:rPr>
        <w:t>Zavarella, L. (2024). </w:t>
      </w:r>
      <w:r>
        <w:rPr>
          <w:rFonts w:hint="default" w:ascii="Times New Roman" w:hAnsi="Times New Roman" w:eastAsia="SimSun" w:cs="Times New Roman"/>
          <w:i/>
          <w:iCs/>
          <w:color w:val="222222"/>
          <w:sz w:val="24"/>
          <w:szCs w:val="24"/>
          <w:shd w:val="clear" w:color="auto" w:fill="FFFFFF"/>
        </w:rPr>
        <w:t>Extending Power BI with Python and R: Perform advanced analysis using the power of analytical languages</w:t>
      </w:r>
      <w:r>
        <w:rPr>
          <w:rFonts w:hint="default" w:ascii="Times New Roman" w:hAnsi="Times New Roman" w:eastAsia="SimSun" w:cs="Times New Roman"/>
          <w:color w:val="222222"/>
          <w:sz w:val="24"/>
          <w:szCs w:val="24"/>
          <w:shd w:val="clear" w:color="auto" w:fill="FFFFFF"/>
        </w:rPr>
        <w:t>. Packt Publishing Ltd.</w:t>
      </w:r>
    </w:p>
    <w:p w14:paraId="5E87211B">
      <w:pPr>
        <w:spacing w:line="480" w:lineRule="auto"/>
        <w:ind w:left="480" w:hanging="480" w:hangingChars="200"/>
        <w:jc w:val="both"/>
        <w:rPr>
          <w:rFonts w:ascii="Times New Roman" w:hAnsi="Times New Roman" w:eastAsia="SimSun" w:cs="Times New Roman"/>
          <w:color w:val="222222"/>
          <w:sz w:val="24"/>
          <w:szCs w:val="24"/>
          <w:shd w:val="clear" w:color="auto" w:fill="FFFFFF"/>
        </w:rPr>
      </w:pPr>
    </w:p>
    <w:p w14:paraId="010DF96E">
      <w:pPr>
        <w:spacing w:line="360" w:lineRule="auto"/>
        <w:rPr>
          <w:rFonts w:ascii="Times New Roman" w:hAnsi="Times New Roman" w:cs="Times New Roman"/>
          <w:sz w:val="24"/>
          <w:szCs w:val="24"/>
        </w:rPr>
      </w:pPr>
    </w:p>
    <w:p w14:paraId="1026A4AA">
      <w:pPr>
        <w:spacing w:line="360" w:lineRule="auto"/>
        <w:rPr>
          <w:rFonts w:ascii="Times New Roman" w:hAnsi="Times New Roman" w:cs="Times New Roman"/>
          <w:sz w:val="24"/>
          <w:szCs w:val="24"/>
        </w:rPr>
      </w:pPr>
    </w:p>
    <w:p w14:paraId="3587CDF9">
      <w:pPr>
        <w:spacing w:line="360" w:lineRule="auto"/>
        <w:rPr>
          <w:rFonts w:ascii="Times New Roman" w:hAnsi="Times New Roman" w:cs="Times New Roman"/>
          <w:sz w:val="24"/>
          <w:szCs w:val="24"/>
        </w:rPr>
      </w:pPr>
    </w:p>
    <w:p w14:paraId="35F5A1FC">
      <w:pPr>
        <w:spacing w:line="360" w:lineRule="auto"/>
        <w:rPr>
          <w:rFonts w:ascii="Times New Roman" w:hAnsi="Times New Roman" w:cs="Times New Roman"/>
          <w:sz w:val="24"/>
          <w:szCs w:val="24"/>
        </w:rPr>
      </w:pPr>
    </w:p>
    <w:p w14:paraId="2B541E82">
      <w:pPr>
        <w:spacing w:line="360" w:lineRule="auto"/>
        <w:rPr>
          <w:rFonts w:ascii="Times New Roman" w:hAnsi="Times New Roman" w:cs="Times New Roman"/>
          <w:sz w:val="24"/>
          <w:szCs w:val="24"/>
        </w:rPr>
      </w:pPr>
      <w:r>
        <w:rPr>
          <w:rFonts w:ascii="Times New Roman" w:hAnsi="Times New Roman" w:cs="Times New Roman"/>
          <w:sz w:val="24"/>
          <w:szCs w:val="24"/>
        </w:rPr>
        <w:t> </w:t>
      </w:r>
    </w:p>
    <w:sectPr>
      <w:pgSz w:w="11906" w:h="16838"/>
      <w:pgMar w:top="1440" w:right="1106"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PMingLiU">
    <w:panose1 w:val="02020500000000000000"/>
    <w:charset w:val="88"/>
    <w:family w:val="auto"/>
    <w:pitch w:val="default"/>
    <w:sig w:usb0="A00002FF" w:usb1="28CFFCFA" w:usb2="00000016" w:usb3="00000000" w:csb0="001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BEF725"/>
    <w:multiLevelType w:val="singleLevel"/>
    <w:tmpl w:val="B1BEF725"/>
    <w:lvl w:ilvl="0" w:tentative="0">
      <w:start w:val="1"/>
      <w:numFmt w:val="bullet"/>
      <w:lvlText w:val=""/>
      <w:lvlJc w:val="left"/>
      <w:pPr>
        <w:tabs>
          <w:tab w:val="left" w:pos="420"/>
        </w:tabs>
        <w:ind w:left="420" w:hanging="420"/>
      </w:pPr>
      <w:rPr>
        <w:rFonts w:hint="default" w:ascii="Wingdings" w:hAnsi="Wingdings"/>
      </w:rPr>
    </w:lvl>
  </w:abstractNum>
  <w:abstractNum w:abstractNumId="1">
    <w:nsid w:val="B322657A"/>
    <w:multiLevelType w:val="singleLevel"/>
    <w:tmpl w:val="B32265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552D720"/>
    <w:multiLevelType w:val="singleLevel"/>
    <w:tmpl w:val="F552D720"/>
    <w:lvl w:ilvl="0" w:tentative="0">
      <w:start w:val="1"/>
      <w:numFmt w:val="bullet"/>
      <w:lvlText w:val=""/>
      <w:lvlJc w:val="left"/>
      <w:pPr>
        <w:tabs>
          <w:tab w:val="left" w:pos="420"/>
        </w:tabs>
        <w:ind w:left="420" w:hanging="420"/>
      </w:pPr>
      <w:rPr>
        <w:rFonts w:hint="default" w:ascii="Wingdings" w:hAnsi="Wingdings"/>
      </w:rPr>
    </w:lvl>
  </w:abstractNum>
  <w:abstractNum w:abstractNumId="3">
    <w:nsid w:val="29592D63"/>
    <w:multiLevelType w:val="singleLevel"/>
    <w:tmpl w:val="29592D63"/>
    <w:lvl w:ilvl="0" w:tentative="0">
      <w:start w:val="1"/>
      <w:numFmt w:val="decimal"/>
      <w:suff w:val="space"/>
      <w:lvlText w:val="%1."/>
      <w:lvlJc w:val="left"/>
    </w:lvl>
  </w:abstractNum>
  <w:abstractNum w:abstractNumId="4">
    <w:nsid w:val="64EABAED"/>
    <w:multiLevelType w:val="singleLevel"/>
    <w:tmpl w:val="64EABAED"/>
    <w:lvl w:ilvl="0" w:tentative="0">
      <w:start w:val="2"/>
      <w:numFmt w:val="decimal"/>
      <w:suff w:val="space"/>
      <w:lvlText w:val="%1."/>
      <w:lvlJc w:val="left"/>
    </w:lvl>
  </w:abstractNum>
  <w:abstractNum w:abstractNumId="5">
    <w:nsid w:val="675D9E78"/>
    <w:multiLevelType w:val="singleLevel"/>
    <w:tmpl w:val="675D9E7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4"/>
  </w:num>
  <w:num w:numId="3">
    <w:abstractNumId w:val="2"/>
  </w:num>
  <w:num w:numId="4">
    <w:abstractNumId w:val="5"/>
  </w:num>
  <w:num w:numId="5">
    <w:abstractNumId w:val="0"/>
  </w:num>
  <w:num w:numId="6">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amp;E">
    <w15:presenceInfo w15:providerId="None" w15:userId="C&amp;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41F19"/>
    <w:rsid w:val="001F1E4F"/>
    <w:rsid w:val="002D2F04"/>
    <w:rsid w:val="00C66423"/>
    <w:rsid w:val="00E65F39"/>
    <w:rsid w:val="00F56AD6"/>
    <w:rsid w:val="019E12DD"/>
    <w:rsid w:val="07454E7C"/>
    <w:rsid w:val="09781FDD"/>
    <w:rsid w:val="099E49B0"/>
    <w:rsid w:val="0CC86A84"/>
    <w:rsid w:val="0D805939"/>
    <w:rsid w:val="0E2876CC"/>
    <w:rsid w:val="0EC026E6"/>
    <w:rsid w:val="0F0D1A26"/>
    <w:rsid w:val="1312127D"/>
    <w:rsid w:val="13A4175E"/>
    <w:rsid w:val="161449BA"/>
    <w:rsid w:val="16EF58AD"/>
    <w:rsid w:val="17540278"/>
    <w:rsid w:val="19381267"/>
    <w:rsid w:val="19A33B9D"/>
    <w:rsid w:val="1A0A4846"/>
    <w:rsid w:val="1CF73376"/>
    <w:rsid w:val="1D0F7D0E"/>
    <w:rsid w:val="1D5A576B"/>
    <w:rsid w:val="1DEB222C"/>
    <w:rsid w:val="1E134097"/>
    <w:rsid w:val="1EF84C60"/>
    <w:rsid w:val="1F5B3927"/>
    <w:rsid w:val="1F6E6E5F"/>
    <w:rsid w:val="1FC67976"/>
    <w:rsid w:val="20C274CD"/>
    <w:rsid w:val="217C7EE1"/>
    <w:rsid w:val="2247175C"/>
    <w:rsid w:val="22A32D0A"/>
    <w:rsid w:val="22FE6DF7"/>
    <w:rsid w:val="23C83DDE"/>
    <w:rsid w:val="23FE4343"/>
    <w:rsid w:val="24960425"/>
    <w:rsid w:val="261D2218"/>
    <w:rsid w:val="27A33318"/>
    <w:rsid w:val="27D86C6A"/>
    <w:rsid w:val="27FA7E2E"/>
    <w:rsid w:val="2B3B507C"/>
    <w:rsid w:val="2DFE33D5"/>
    <w:rsid w:val="2EC20E23"/>
    <w:rsid w:val="2F067B4C"/>
    <w:rsid w:val="319728AC"/>
    <w:rsid w:val="3319549C"/>
    <w:rsid w:val="33616A81"/>
    <w:rsid w:val="33B90EDD"/>
    <w:rsid w:val="36FF3D71"/>
    <w:rsid w:val="37DB3979"/>
    <w:rsid w:val="39553A18"/>
    <w:rsid w:val="3ABC33C9"/>
    <w:rsid w:val="3B890379"/>
    <w:rsid w:val="3D0E57D4"/>
    <w:rsid w:val="3D107FC9"/>
    <w:rsid w:val="3F0874F8"/>
    <w:rsid w:val="3F9D1A94"/>
    <w:rsid w:val="3FEB283C"/>
    <w:rsid w:val="4167582B"/>
    <w:rsid w:val="41D8614A"/>
    <w:rsid w:val="449F3D0E"/>
    <w:rsid w:val="46CB53EF"/>
    <w:rsid w:val="46F7608A"/>
    <w:rsid w:val="470D5B6C"/>
    <w:rsid w:val="49E43B49"/>
    <w:rsid w:val="4A6371D1"/>
    <w:rsid w:val="4BCC3874"/>
    <w:rsid w:val="4BF81E20"/>
    <w:rsid w:val="4D050F01"/>
    <w:rsid w:val="4D8F66C7"/>
    <w:rsid w:val="50C94E75"/>
    <w:rsid w:val="52CA5FD6"/>
    <w:rsid w:val="563301AD"/>
    <w:rsid w:val="56827968"/>
    <w:rsid w:val="572F468D"/>
    <w:rsid w:val="57CF2723"/>
    <w:rsid w:val="5A854DB2"/>
    <w:rsid w:val="5ABA09C3"/>
    <w:rsid w:val="5B100064"/>
    <w:rsid w:val="5C882FDD"/>
    <w:rsid w:val="5CA51446"/>
    <w:rsid w:val="5DD13D3B"/>
    <w:rsid w:val="5E016BF4"/>
    <w:rsid w:val="5F162E16"/>
    <w:rsid w:val="5F6469CB"/>
    <w:rsid w:val="612D3C7B"/>
    <w:rsid w:val="613852B2"/>
    <w:rsid w:val="61E77036"/>
    <w:rsid w:val="63676187"/>
    <w:rsid w:val="640C03F2"/>
    <w:rsid w:val="644B7717"/>
    <w:rsid w:val="6A396E34"/>
    <w:rsid w:val="6D146A59"/>
    <w:rsid w:val="6D357C3C"/>
    <w:rsid w:val="71803C89"/>
    <w:rsid w:val="73300793"/>
    <w:rsid w:val="73A00E8B"/>
    <w:rsid w:val="73B01E4B"/>
    <w:rsid w:val="759E4985"/>
    <w:rsid w:val="75C3416E"/>
    <w:rsid w:val="75E91E50"/>
    <w:rsid w:val="7783013C"/>
    <w:rsid w:val="7D852333"/>
    <w:rsid w:val="7F8E13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3">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annotation reference"/>
    <w:basedOn w:val="4"/>
    <w:qFormat/>
    <w:uiPriority w:val="0"/>
    <w:rPr>
      <w:sz w:val="16"/>
      <w:szCs w:val="16"/>
    </w:rPr>
  </w:style>
  <w:style w:type="paragraph" w:styleId="7">
    <w:name w:val="annotation text"/>
    <w:basedOn w:val="1"/>
    <w:link w:val="15"/>
    <w:qFormat/>
    <w:uiPriority w:val="0"/>
  </w:style>
  <w:style w:type="paragraph" w:styleId="8">
    <w:name w:val="annotation subject"/>
    <w:basedOn w:val="7"/>
    <w:next w:val="7"/>
    <w:link w:val="16"/>
    <w:qFormat/>
    <w:uiPriority w:val="0"/>
    <w:rPr>
      <w:b/>
      <w:b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qFormat/>
    <w:uiPriority w:val="0"/>
    <w:rPr>
      <w:b/>
      <w:bCs/>
    </w:rPr>
  </w:style>
  <w:style w:type="table" w:styleId="13">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customStyle="1" w:styleId="14">
    <w:name w:val="Revision"/>
    <w:hidden/>
    <w:unhideWhenUsed/>
    <w:qFormat/>
    <w:uiPriority w:val="99"/>
    <w:rPr>
      <w:rFonts w:asciiTheme="minorHAnsi" w:hAnsiTheme="minorHAnsi" w:eastAsiaTheme="minorEastAsia" w:cstheme="minorBidi"/>
      <w:lang w:val="en-US" w:eastAsia="zh-CN" w:bidi="ar-SA"/>
    </w:rPr>
  </w:style>
  <w:style w:type="character" w:customStyle="1" w:styleId="15">
    <w:name w:val="Comment Text Char"/>
    <w:basedOn w:val="4"/>
    <w:link w:val="7"/>
    <w:qFormat/>
    <w:uiPriority w:val="0"/>
    <w:rPr>
      <w:lang w:val="en-US" w:eastAsia="zh-CN"/>
    </w:rPr>
  </w:style>
  <w:style w:type="character" w:customStyle="1" w:styleId="16">
    <w:name w:val="Comment Subject Char"/>
    <w:basedOn w:val="15"/>
    <w:link w:val="8"/>
    <w:qFormat/>
    <w:uiPriority w:val="0"/>
    <w:rPr>
      <w:b/>
      <w:bCs/>
      <w:lang w:val="en-US" w:eastAsia="zh-CN"/>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Words>431</Words>
  <Characters>2941</Characters>
  <Lines>448</Lines>
  <Paragraphs>126</Paragraphs>
  <TotalTime>746</TotalTime>
  <ScaleCrop>false</ScaleCrop>
  <LinksUpToDate>false</LinksUpToDate>
  <CharactersWithSpaces>3373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2025-07-29T08:57:00Z</dcterms:created>
  <dc:creator>C&amp;E</dc:creator>
  <cp:lastModifiedBy>WPS_1676823253</cp:lastModifiedBy>
  <dcterms:modified xsi:type="dcterms:W3CDTF">2026-09-20T10:48:04Z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0A0893CCB3BC459CB2C905BC628F330C_12</vt:lpwstr>
  </property>
  <property fmtid="{D5CDD505-2E9C-101B-9397-08002B2CF9AE}" pid="4" name="KSOTemplateDocerSaveRecord">
    <vt:lpwstr>eyJoZGlkIjoiODA5M2RmZWI1YTIyOWUxYTI1OWE1NGFkYWQ2OWJlNzQiLCJ1c2VySWQiOiI4ODEzNjkxOTQzNTMxIn0=</vt:lpwstr>
  </property>
</Properties>
</file>